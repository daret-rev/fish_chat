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A573AE1">
      <w:pPr>
        <w:pStyle w:val="3"/>
        <w:keepNext w:val="0"/>
        <w:keepLines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jc w:val="center"/>
        <w:textAlignment w:val="auto"/>
        <w:rPr>
          <w:rFonts w:hint="default" w:ascii="Times New Roman" w:hAnsi="Times New Roman" w:eastAsia="Times New Roman" w:cs="Times New Roman"/>
          <w:color w:val="000000"/>
          <w:sz w:val="28"/>
          <w:szCs w:val="28"/>
        </w:rPr>
      </w:pPr>
    </w:p>
    <w:p w14:paraId="2E13246D">
      <w:pPr>
        <w:pStyle w:val="3"/>
        <w:keepNext w:val="0"/>
        <w:keepLines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jc w:val="center"/>
        <w:textAlignment w:val="auto"/>
        <w:rPr>
          <w:rFonts w:hint="default" w:ascii="Times New Roman" w:hAnsi="Times New Roman" w:eastAsia="Times New Roman" w:cs="Times New Roman"/>
          <w:color w:val="000000"/>
          <w:sz w:val="28"/>
          <w:szCs w:val="28"/>
        </w:rPr>
      </w:pPr>
    </w:p>
    <w:p w14:paraId="036613A8">
      <w:pPr>
        <w:pStyle w:val="3"/>
        <w:keepNext w:val="0"/>
        <w:keepLines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jc w:val="center"/>
        <w:textAlignment w:val="auto"/>
        <w:rPr>
          <w:rFonts w:hint="default" w:ascii="Times New Roman" w:hAnsi="Times New Roman" w:eastAsia="Times New Roman" w:cs="Times New Roman"/>
          <w:color w:val="000000"/>
          <w:sz w:val="28"/>
          <w:szCs w:val="28"/>
        </w:rPr>
      </w:pPr>
    </w:p>
    <w:p w14:paraId="07BBA245">
      <w:pPr>
        <w:pStyle w:val="3"/>
        <w:keepNext w:val="0"/>
        <w:keepLines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jc w:val="center"/>
        <w:textAlignment w:val="auto"/>
        <w:rPr>
          <w:rFonts w:hint="default" w:ascii="Times New Roman" w:hAnsi="Times New Roman" w:eastAsia="Times New Roman" w:cs="Times New Roman"/>
          <w:color w:val="000000"/>
          <w:sz w:val="28"/>
          <w:szCs w:val="28"/>
        </w:rPr>
      </w:pPr>
    </w:p>
    <w:p w14:paraId="407AB150">
      <w:pPr>
        <w:pStyle w:val="3"/>
        <w:keepNext w:val="0"/>
        <w:keepLines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jc w:val="center"/>
        <w:textAlignment w:val="auto"/>
        <w:rPr>
          <w:rFonts w:hint="default" w:ascii="Times New Roman" w:hAnsi="Times New Roman" w:eastAsia="Times New Roman" w:cs="Times New Roman"/>
          <w:color w:val="000000"/>
          <w:sz w:val="28"/>
          <w:szCs w:val="28"/>
        </w:rPr>
      </w:pPr>
    </w:p>
    <w:p w14:paraId="0F9D835C">
      <w:pPr>
        <w:pStyle w:val="3"/>
        <w:keepNext w:val="0"/>
        <w:keepLines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leftChars="0" w:firstLine="0" w:firstLineChars="0"/>
        <w:jc w:val="both"/>
        <w:textAlignment w:val="auto"/>
        <w:rPr>
          <w:rFonts w:hint="default" w:ascii="Times New Roman" w:hAnsi="Times New Roman" w:eastAsia="Times New Roman" w:cs="Times New Roman"/>
          <w:color w:val="000000"/>
          <w:sz w:val="28"/>
          <w:szCs w:val="28"/>
        </w:rPr>
      </w:pPr>
    </w:p>
    <w:p w14:paraId="71C9679D">
      <w:pPr>
        <w:pStyle w:val="3"/>
        <w:keepNext w:val="0"/>
        <w:keepLines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leftChars="0" w:firstLine="0" w:firstLineChars="0"/>
        <w:jc w:val="both"/>
        <w:textAlignment w:val="auto"/>
        <w:rPr>
          <w:rFonts w:hint="default" w:ascii="Times New Roman" w:hAnsi="Times New Roman" w:eastAsia="Times New Roman" w:cs="Times New Roman"/>
          <w:color w:val="000000"/>
          <w:sz w:val="28"/>
          <w:szCs w:val="28"/>
        </w:rPr>
      </w:pPr>
    </w:p>
    <w:p w14:paraId="75CF24A8">
      <w:pPr>
        <w:pStyle w:val="3"/>
        <w:keepNext w:val="0"/>
        <w:keepLines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jc w:val="center"/>
        <w:textAlignment w:val="auto"/>
        <w:rPr>
          <w:rFonts w:hint="default" w:ascii="Times New Roman" w:hAnsi="Times New Roman" w:eastAsia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color w:val="000000"/>
          <w:sz w:val="28"/>
          <w:szCs w:val="28"/>
        </w:rPr>
        <w:t xml:space="preserve">Проект </w:t>
      </w:r>
    </w:p>
    <w:p w14:paraId="4A87CC76">
      <w:pPr>
        <w:pStyle w:val="3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jc w:val="center"/>
        <w:textAlignment w:val="auto"/>
        <w:rPr>
          <w:rFonts w:hint="default" w:ascii="Times New Roman" w:hAnsi="Times New Roman" w:eastAsia="Times New Roman" w:cs="Times New Roman"/>
          <w:sz w:val="44"/>
          <w:szCs w:val="44"/>
        </w:rPr>
      </w:pPr>
      <w:r>
        <w:rPr>
          <w:rFonts w:hint="default" w:ascii="Times New Roman" w:hAnsi="Times New Roman" w:eastAsia="Times New Roman" w:cs="Times New Roman"/>
          <w:b/>
          <w:bCs/>
          <w:color w:val="000000"/>
          <w:sz w:val="44"/>
          <w:szCs w:val="44"/>
        </w:rPr>
        <w:t>«FishChat CyberTraining System»</w:t>
      </w:r>
    </w:p>
    <w:p w14:paraId="59A934FF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0" w:leftChars="0" w:firstLine="0" w:firstLineChars="0"/>
        <w:jc w:val="both"/>
        <w:textAlignment w:val="auto"/>
        <w:rPr>
          <w:rFonts w:hint="default" w:ascii="Times New Roman" w:hAnsi="Times New Roman" w:eastAsia="Times New Roman" w:cs="Times New Roman"/>
          <w:color w:val="000000"/>
          <w:position w:val="0"/>
          <w:sz w:val="28"/>
          <w:szCs w:val="28"/>
          <w:vertAlign w:val="baseline"/>
        </w:rPr>
      </w:pPr>
    </w:p>
    <w:p w14:paraId="45880023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0" w:leftChars="0" w:firstLine="0" w:firstLineChars="0"/>
        <w:jc w:val="both"/>
        <w:textAlignment w:val="auto"/>
        <w:rPr>
          <w:rFonts w:hint="default" w:ascii="Times New Roman" w:hAnsi="Times New Roman" w:eastAsia="Times New Roman" w:cs="Times New Roman"/>
          <w:color w:val="000000"/>
          <w:position w:val="0"/>
          <w:sz w:val="28"/>
          <w:szCs w:val="28"/>
          <w:vertAlign w:val="baseline"/>
        </w:rPr>
      </w:pPr>
    </w:p>
    <w:p w14:paraId="0492CA91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0" w:leftChars="0" w:firstLine="0" w:firstLineChars="0"/>
        <w:jc w:val="both"/>
        <w:textAlignment w:val="auto"/>
        <w:rPr>
          <w:rFonts w:hint="default" w:ascii="Times New Roman" w:hAnsi="Times New Roman" w:eastAsia="Times New Roman" w:cs="Times New Roman"/>
          <w:color w:val="000000"/>
          <w:position w:val="0"/>
          <w:sz w:val="28"/>
          <w:szCs w:val="28"/>
          <w:vertAlign w:val="baseline"/>
        </w:rPr>
      </w:pPr>
    </w:p>
    <w:p w14:paraId="1A6BB741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0" w:leftChars="0" w:firstLine="0" w:firstLineChars="0"/>
        <w:jc w:val="both"/>
        <w:textAlignment w:val="auto"/>
        <w:rPr>
          <w:rFonts w:hint="default" w:ascii="Times New Roman" w:hAnsi="Times New Roman" w:eastAsia="Times New Roman" w:cs="Times New Roman"/>
          <w:color w:val="000000"/>
          <w:position w:val="0"/>
          <w:sz w:val="28"/>
          <w:szCs w:val="28"/>
          <w:vertAlign w:val="baseline"/>
        </w:rPr>
      </w:pPr>
    </w:p>
    <w:p w14:paraId="15845FC1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0" w:leftChars="0" w:firstLine="0" w:firstLineChars="0"/>
        <w:jc w:val="both"/>
        <w:textAlignment w:val="auto"/>
        <w:rPr>
          <w:rFonts w:hint="default" w:ascii="Times New Roman" w:hAnsi="Times New Roman" w:eastAsia="Times New Roman" w:cs="Times New Roman"/>
          <w:color w:val="000000"/>
          <w:position w:val="0"/>
          <w:sz w:val="28"/>
          <w:szCs w:val="28"/>
          <w:vertAlign w:val="baseline"/>
        </w:rPr>
      </w:pPr>
    </w:p>
    <w:p w14:paraId="1A65D93E">
      <w:pPr>
        <w:pStyle w:val="3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5245" w:firstLine="0"/>
        <w:jc w:val="right"/>
        <w:textAlignment w:val="auto"/>
        <w:rPr>
          <w:rFonts w:hint="default" w:ascii="Times New Roman" w:hAnsi="Times New Roman" w:eastAsia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color w:val="000000"/>
          <w:sz w:val="28"/>
          <w:szCs w:val="28"/>
        </w:rPr>
        <w:t>Выполнил:</w:t>
      </w:r>
    </w:p>
    <w:p w14:paraId="46A0BF88">
      <w:pPr>
        <w:pStyle w:val="3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5245" w:firstLine="0"/>
        <w:jc w:val="right"/>
        <w:textAlignment w:val="auto"/>
        <w:rPr>
          <w:rFonts w:hint="default" w:ascii="Times New Roman" w:hAnsi="Times New Roman" w:eastAsia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color w:val="000000"/>
          <w:sz w:val="28"/>
          <w:szCs w:val="28"/>
        </w:rPr>
        <w:t>Ученик 11 класса</w:t>
      </w:r>
    </w:p>
    <w:p w14:paraId="01D2E224">
      <w:pPr>
        <w:pStyle w:val="3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5245" w:firstLine="0"/>
        <w:jc w:val="right"/>
        <w:textAlignment w:val="auto"/>
        <w:rPr>
          <w:rFonts w:hint="default" w:ascii="Times New Roman" w:hAnsi="Times New Roman" w:eastAsia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color w:val="000000"/>
          <w:sz w:val="28"/>
          <w:szCs w:val="28"/>
        </w:rPr>
        <w:t>Бойков Вадим Юрьевич</w:t>
      </w:r>
    </w:p>
    <w:p w14:paraId="26BEB7C5">
      <w:pPr>
        <w:pStyle w:val="3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5245" w:firstLine="0"/>
        <w:jc w:val="right"/>
        <w:textAlignment w:val="auto"/>
        <w:rPr>
          <w:rFonts w:hint="default" w:ascii="Times New Roman" w:hAnsi="Times New Roman" w:eastAsia="Times New Roman" w:cs="Times New Roman"/>
          <w:color w:val="000000"/>
          <w:sz w:val="28"/>
          <w:szCs w:val="28"/>
        </w:rPr>
      </w:pPr>
    </w:p>
    <w:p w14:paraId="24F87364">
      <w:pPr>
        <w:pStyle w:val="3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5245" w:firstLine="0"/>
        <w:jc w:val="right"/>
        <w:textAlignment w:val="auto"/>
        <w:rPr>
          <w:rFonts w:hint="default" w:ascii="Times New Roman" w:hAnsi="Times New Roman" w:eastAsia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color w:val="000000"/>
          <w:sz w:val="28"/>
          <w:szCs w:val="28"/>
        </w:rPr>
        <w:t>Руководитель работы:</w:t>
      </w:r>
    </w:p>
    <w:p w14:paraId="3A9F433C">
      <w:pPr>
        <w:pStyle w:val="3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5245" w:firstLine="0"/>
        <w:jc w:val="right"/>
        <w:textAlignment w:val="auto"/>
        <w:rPr>
          <w:rFonts w:hint="default" w:ascii="Times New Roman" w:hAnsi="Times New Roman" w:eastAsia="Times New Roman" w:cs="Times New Roman"/>
          <w:sz w:val="28"/>
          <w:szCs w:val="28"/>
        </w:rPr>
        <w:sectPr>
          <w:headerReference r:id="rId7" w:type="first"/>
          <w:footerReference r:id="rId10" w:type="first"/>
          <w:headerReference r:id="rId5" w:type="default"/>
          <w:footerReference r:id="rId8" w:type="default"/>
          <w:headerReference r:id="rId6" w:type="even"/>
          <w:footerReference r:id="rId9" w:type="even"/>
          <w:pgSz w:w="11906" w:h="16838"/>
          <w:pgMar w:top="1134" w:right="851" w:bottom="1134" w:left="1701" w:header="709" w:footer="476" w:gutter="0"/>
          <w:pgNumType w:fmt="decimal" w:start="1"/>
          <w:cols w:space="720" w:num="1"/>
          <w:formProt w:val="0"/>
          <w:titlePg/>
          <w:docGrid w:linePitch="100" w:charSpace="-8193"/>
        </w:sectPr>
      </w:pPr>
      <w:r>
        <w:rPr>
          <w:rFonts w:hint="default" w:ascii="Times New Roman" w:hAnsi="Times New Roman" w:eastAsia="Times New Roman" w:cs="Times New Roman"/>
          <w:color w:val="000000"/>
          <w:sz w:val="28"/>
          <w:szCs w:val="28"/>
        </w:rPr>
        <w:t xml:space="preserve">Специалист по анализу защищенности внешней инфраструктуры и веб-сервисов Катков </w:t>
      </w:r>
      <w:r>
        <w:rPr>
          <w:rFonts w:hint="default" w:ascii="Times New Roman" w:hAnsi="Times New Roman" w:eastAsia="Times New Roman" w:cs="Times New Roman"/>
          <w:color w:val="000000"/>
          <w:sz w:val="28"/>
          <w:szCs w:val="28"/>
          <w:shd w:val="clear" w:color="auto" w:fill="auto"/>
        </w:rPr>
        <w:t>Т</w:t>
      </w:r>
      <w:r>
        <w:rPr>
          <w:rFonts w:hint="default" w:ascii="Times New Roman" w:hAnsi="Times New Roman" w:eastAsia="Times New Roman" w:cs="Times New Roman"/>
          <w:color w:val="000000"/>
          <w:sz w:val="28"/>
          <w:szCs w:val="28"/>
        </w:rPr>
        <w:t>имофей Алексееви</w:t>
      </w:r>
    </w:p>
    <w:p w14:paraId="0CB5354A">
      <w:pPr>
        <w:pStyle w:val="3"/>
        <w:keepNext/>
        <w:keepLines/>
        <w:pageBreakBefore w:val="0"/>
        <w:widowControl/>
        <w:shd w:val="clear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480" w:after="0" w:line="360" w:lineRule="auto"/>
        <w:ind w:left="0" w:right="0" w:firstLine="0"/>
        <w:jc w:val="center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 New Roman" w:cs="Times New Roman"/>
          <w:b/>
          <w:bCs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30"/>
          <w:szCs w:val="30"/>
          <w:u w:val="none"/>
          <w:shd w:val="clear" w:fill="auto"/>
          <w:vertAlign w:val="baseline"/>
        </w:rPr>
        <w:t>Оглавление</w:t>
      </w:r>
    </w:p>
    <w:sdt>
      <w:sdtPr>
        <w:rPr>
          <w:rFonts w:hint="default" w:ascii="Times New Roman" w:hAnsi="Times New Roman" w:cs="Times New Roman"/>
        </w:rPr>
        <w:id w:val="147464876"/>
        <w:docPartObj>
          <w:docPartGallery w:val="Table of Contents"/>
          <w:docPartUnique/>
        </w:docPartObj>
      </w:sdtPr>
      <w:sdtEndPr>
        <w:rPr>
          <w:rFonts w:hint="default" w:ascii="Times New Roman" w:hAnsi="Times New Roman" w:cs="Times New Roman"/>
        </w:rPr>
      </w:sdtEndPr>
      <w:sdtContent>
        <w:p w14:paraId="65866603">
          <w:pPr>
            <w:pStyle w:val="3"/>
            <w:widowControl w:val="0"/>
            <w:tabs>
              <w:tab w:val="right" w:pos="12000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before="0" w:after="0" w:line="240" w:lineRule="auto"/>
            <w:ind w:left="0" w:leftChars="0" w:firstLine="0" w:firstLineChars="0"/>
            <w:textAlignment w:val="auto"/>
            <w:rPr>
              <w:rFonts w:hint="default" w:ascii="Times New Roman" w:hAnsi="Times New Roman" w:eastAsia="Arial" w:cs="Times New Roman"/>
              <w:b w:val="0"/>
              <w:bCs w:val="0"/>
              <w:i w:val="0"/>
              <w:iCs w:val="0"/>
              <w:caps w:val="0"/>
              <w:smallCaps w:val="0"/>
              <w:strike w:val="0"/>
              <w:dstrike w:val="0"/>
              <w:color w:val="000000"/>
              <w:kern w:val="0"/>
              <w:position w:val="0"/>
              <w:sz w:val="22"/>
              <w:szCs w:val="22"/>
              <w:u w:val="none"/>
              <w:shd w:val="clear" w:fill="auto"/>
              <w:vertAlign w:val="baseline"/>
              <w:lang w:val="ru-RU" w:eastAsia="zh-CN" w:bidi="hi-IN"/>
            </w:rPr>
          </w:pPr>
          <w:r>
            <w:rPr>
              <w:rFonts w:hint="default" w:ascii="Times New Roman" w:hAnsi="Times New Roman" w:cs="Times New Roman"/>
            </w:rPr>
            <w:fldChar w:fldCharType="begin"/>
          </w:r>
          <w:r>
            <w:rPr>
              <w:rStyle w:val="27"/>
              <w:rFonts w:hint="default" w:ascii="Times New Roman" w:hAnsi="Times New Roman" w:eastAsia="Arial" w:cs="Times New Roman"/>
              <w:b/>
              <w:bCs/>
              <w:i w:val="0"/>
              <w:iCs w:val="0"/>
              <w:caps w:val="0"/>
              <w:smallCaps w:val="0"/>
              <w:strike w:val="0"/>
              <w:dstrike w:val="0"/>
              <w:color w:val="000000"/>
              <w:position w:val="0"/>
              <w:sz w:val="22"/>
              <w:szCs w:val="22"/>
              <w:u w:val="none"/>
              <w:shd w:val="clear" w:fill="auto"/>
              <w:vertAlign w:val="baseline"/>
            </w:rPr>
            <w:instrText xml:space="preserve"> TOC \z \o "1-9" \u \t "heading 1,1,heading 2,2,heading 3,3,heading 4,4,heading 5,5,heading 6,6" \h</w:instrText>
          </w:r>
          <w:r>
            <w:rPr>
              <w:rStyle w:val="27"/>
              <w:rFonts w:hint="default" w:ascii="Times New Roman" w:hAnsi="Times New Roman" w:eastAsia="Arial" w:cs="Times New Roman"/>
              <w:b/>
              <w:bCs/>
              <w:i w:val="0"/>
              <w:iCs w:val="0"/>
              <w:caps w:val="0"/>
              <w:smallCaps w:val="0"/>
              <w:strike w:val="0"/>
              <w:dstrike w:val="0"/>
              <w:color w:val="000000"/>
              <w:position w:val="0"/>
              <w:sz w:val="22"/>
              <w:szCs w:val="22"/>
              <w:u w:val="none"/>
              <w:shd w:val="clear" w:fill="auto"/>
              <w:vertAlign w:val="baseline"/>
            </w:rPr>
            <w:fldChar w:fldCharType="separate"/>
          </w:r>
        </w:p>
        <w:p w14:paraId="1E9B9D51">
          <w:pPr>
            <w:pStyle w:val="18"/>
            <w:keepNext w:val="0"/>
            <w:keepLines w:val="0"/>
            <w:pageBreakBefore w:val="0"/>
            <w:widowControl/>
            <w:tabs>
              <w:tab w:val="right" w:leader="dot" w:pos="9354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252" w:lineRule="auto"/>
            <w:textAlignment w:val="auto"/>
            <w:rPr>
              <w:rFonts w:hint="default" w:ascii="Times New Roman" w:hAnsi="Times New Roman" w:cs="Times New Roman"/>
              <w:sz w:val="28"/>
              <w:szCs w:val="28"/>
            </w:rPr>
          </w:pPr>
          <w:r>
            <w:rPr>
              <w:rFonts w:hint="default" w:ascii="Times New Roman" w:hAnsi="Times New Roman" w:eastAsia="Arial" w:cs="Times New Roman"/>
              <w:bCs w:val="0"/>
              <w:i w:val="0"/>
              <w:iCs w:val="0"/>
              <w:caps w:val="0"/>
              <w:smallCaps w:val="0"/>
              <w:strike w:val="0"/>
              <w:dstrike w:val="0"/>
              <w:color w:val="000000"/>
              <w:position w:val="0"/>
              <w:sz w:val="28"/>
              <w:szCs w:val="22"/>
              <w:u w:val="none"/>
              <w:shd w:val="clear" w:fill="auto"/>
              <w:vertAlign w:val="baseline"/>
            </w:rPr>
            <w:fldChar w:fldCharType="begin"/>
          </w:r>
          <w:r>
            <w:rPr>
              <w:rFonts w:hint="default" w:ascii="Times New Roman" w:hAnsi="Times New Roman" w:eastAsia="Arial" w:cs="Times New Roman"/>
              <w:bCs w:val="0"/>
              <w:i w:val="0"/>
              <w:iCs w:val="0"/>
              <w:caps w:val="0"/>
              <w:smallCaps w:val="0"/>
              <w:strike w:val="0"/>
              <w:dstrike w:val="0"/>
              <w:position w:val="0"/>
              <w:sz w:val="28"/>
              <w:szCs w:val="22"/>
              <w:shd w:val="clear" w:fill="auto"/>
              <w:vertAlign w:val="baseline"/>
            </w:rPr>
            <w:instrText xml:space="preserve"> HYPERLINK \l _Toc29486 </w:instrText>
          </w:r>
          <w:r>
            <w:rPr>
              <w:rFonts w:hint="default" w:ascii="Times New Roman" w:hAnsi="Times New Roman" w:eastAsia="Arial" w:cs="Times New Roman"/>
              <w:bCs w:val="0"/>
              <w:i w:val="0"/>
              <w:iCs w:val="0"/>
              <w:caps w:val="0"/>
              <w:smallCaps w:val="0"/>
              <w:strike w:val="0"/>
              <w:dstrike w:val="0"/>
              <w:position w:val="0"/>
              <w:sz w:val="28"/>
              <w:szCs w:val="22"/>
              <w:shd w:val="clear" w:fill="auto"/>
              <w:vertAlign w:val="baseline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</w:rPr>
            <w:t>Введение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tab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 PAGEREF _Toc29486 \h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</w:rPr>
            <w:t>5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  <w:r>
            <w:rPr>
              <w:rFonts w:hint="default" w:ascii="Times New Roman" w:hAnsi="Times New Roman" w:eastAsia="Arial" w:cs="Times New Roman"/>
              <w:bCs w:val="0"/>
              <w:i w:val="0"/>
              <w:iCs w:val="0"/>
              <w:caps w:val="0"/>
              <w:smallCaps w:val="0"/>
              <w:strike w:val="0"/>
              <w:dstrike w:val="0"/>
              <w:color w:val="000000"/>
              <w:position w:val="0"/>
              <w:sz w:val="28"/>
              <w:szCs w:val="22"/>
              <w:u w:val="none"/>
              <w:shd w:val="clear" w:fill="auto"/>
              <w:vertAlign w:val="baseline"/>
            </w:rPr>
            <w:fldChar w:fldCharType="end"/>
          </w:r>
        </w:p>
        <w:p w14:paraId="2C56C78D">
          <w:pPr>
            <w:pStyle w:val="20"/>
            <w:keepNext w:val="0"/>
            <w:keepLines w:val="0"/>
            <w:pageBreakBefore w:val="0"/>
            <w:widowControl/>
            <w:tabs>
              <w:tab w:val="right" w:leader="dot" w:pos="9354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252" w:lineRule="auto"/>
            <w:textAlignment w:val="auto"/>
            <w:rPr>
              <w:rFonts w:hint="default" w:ascii="Times New Roman" w:hAnsi="Times New Roman" w:cs="Times New Roman"/>
              <w:sz w:val="28"/>
              <w:szCs w:val="28"/>
            </w:rPr>
          </w:pPr>
          <w:r>
            <w:rPr>
              <w:rFonts w:hint="default" w:ascii="Times New Roman" w:hAnsi="Times New Roman" w:eastAsia="Arial" w:cs="Times New Roman"/>
              <w:bCs w:val="0"/>
              <w:i w:val="0"/>
              <w:iCs w:val="0"/>
              <w:caps w:val="0"/>
              <w:smallCaps w:val="0"/>
              <w:strike w:val="0"/>
              <w:dstrike w:val="0"/>
              <w:color w:val="000000"/>
              <w:position w:val="0"/>
              <w:sz w:val="28"/>
              <w:szCs w:val="22"/>
              <w:u w:val="none"/>
              <w:shd w:val="clear" w:fill="auto"/>
              <w:vertAlign w:val="baseline"/>
            </w:rPr>
            <w:fldChar w:fldCharType="begin"/>
          </w:r>
          <w:r>
            <w:rPr>
              <w:rFonts w:hint="default" w:ascii="Times New Roman" w:hAnsi="Times New Roman" w:eastAsia="Arial" w:cs="Times New Roman"/>
              <w:bCs w:val="0"/>
              <w:i w:val="0"/>
              <w:iCs w:val="0"/>
              <w:caps w:val="0"/>
              <w:smallCaps w:val="0"/>
              <w:strike w:val="0"/>
              <w:dstrike w:val="0"/>
              <w:position w:val="0"/>
              <w:sz w:val="28"/>
              <w:szCs w:val="22"/>
              <w:shd w:val="clear" w:fill="auto"/>
              <w:vertAlign w:val="baseline"/>
            </w:rPr>
            <w:instrText xml:space="preserve"> HYPERLINK \l _Toc4076 </w:instrText>
          </w:r>
          <w:r>
            <w:rPr>
              <w:rFonts w:hint="default" w:ascii="Times New Roman" w:hAnsi="Times New Roman" w:eastAsia="Arial" w:cs="Times New Roman"/>
              <w:bCs w:val="0"/>
              <w:i w:val="0"/>
              <w:iCs w:val="0"/>
              <w:caps w:val="0"/>
              <w:smallCaps w:val="0"/>
              <w:strike w:val="0"/>
              <w:dstrike w:val="0"/>
              <w:position w:val="0"/>
              <w:sz w:val="28"/>
              <w:szCs w:val="22"/>
              <w:shd w:val="clear" w:fill="auto"/>
              <w:vertAlign w:val="baseline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</w:rPr>
            <w:t>1.1. Актуальность проблемы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tab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 PAGEREF _Toc4076 \h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</w:rPr>
            <w:t>5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  <w:r>
            <w:rPr>
              <w:rFonts w:hint="default" w:ascii="Times New Roman" w:hAnsi="Times New Roman" w:eastAsia="Arial" w:cs="Times New Roman"/>
              <w:bCs w:val="0"/>
              <w:i w:val="0"/>
              <w:iCs w:val="0"/>
              <w:caps w:val="0"/>
              <w:smallCaps w:val="0"/>
              <w:strike w:val="0"/>
              <w:dstrike w:val="0"/>
              <w:color w:val="000000"/>
              <w:position w:val="0"/>
              <w:sz w:val="28"/>
              <w:szCs w:val="22"/>
              <w:u w:val="none"/>
              <w:shd w:val="clear" w:fill="auto"/>
              <w:vertAlign w:val="baseline"/>
            </w:rPr>
            <w:fldChar w:fldCharType="end"/>
          </w:r>
        </w:p>
        <w:p w14:paraId="3A0E80FC">
          <w:pPr>
            <w:pStyle w:val="20"/>
            <w:keepNext w:val="0"/>
            <w:keepLines w:val="0"/>
            <w:pageBreakBefore w:val="0"/>
            <w:widowControl/>
            <w:tabs>
              <w:tab w:val="right" w:leader="dot" w:pos="9354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252" w:lineRule="auto"/>
            <w:textAlignment w:val="auto"/>
            <w:rPr>
              <w:rFonts w:hint="default" w:ascii="Times New Roman" w:hAnsi="Times New Roman" w:cs="Times New Roman"/>
              <w:sz w:val="28"/>
              <w:szCs w:val="28"/>
            </w:rPr>
          </w:pPr>
          <w:r>
            <w:rPr>
              <w:rFonts w:hint="default" w:ascii="Times New Roman" w:hAnsi="Times New Roman" w:eastAsia="Arial" w:cs="Times New Roman"/>
              <w:bCs w:val="0"/>
              <w:i w:val="0"/>
              <w:iCs w:val="0"/>
              <w:caps w:val="0"/>
              <w:smallCaps w:val="0"/>
              <w:strike w:val="0"/>
              <w:dstrike w:val="0"/>
              <w:color w:val="000000"/>
              <w:position w:val="0"/>
              <w:sz w:val="28"/>
              <w:szCs w:val="22"/>
              <w:u w:val="none"/>
              <w:shd w:val="clear" w:fill="auto"/>
              <w:vertAlign w:val="baseline"/>
            </w:rPr>
            <w:fldChar w:fldCharType="begin"/>
          </w:r>
          <w:r>
            <w:rPr>
              <w:rFonts w:hint="default" w:ascii="Times New Roman" w:hAnsi="Times New Roman" w:eastAsia="Arial" w:cs="Times New Roman"/>
              <w:bCs w:val="0"/>
              <w:i w:val="0"/>
              <w:iCs w:val="0"/>
              <w:caps w:val="0"/>
              <w:smallCaps w:val="0"/>
              <w:strike w:val="0"/>
              <w:dstrike w:val="0"/>
              <w:position w:val="0"/>
              <w:sz w:val="28"/>
              <w:szCs w:val="22"/>
              <w:shd w:val="clear" w:fill="auto"/>
              <w:vertAlign w:val="baseline"/>
            </w:rPr>
            <w:instrText xml:space="preserve"> HYPERLINK \l _Toc10075 </w:instrText>
          </w:r>
          <w:r>
            <w:rPr>
              <w:rFonts w:hint="default" w:ascii="Times New Roman" w:hAnsi="Times New Roman" w:eastAsia="Arial" w:cs="Times New Roman"/>
              <w:bCs w:val="0"/>
              <w:i w:val="0"/>
              <w:iCs w:val="0"/>
              <w:caps w:val="0"/>
              <w:smallCaps w:val="0"/>
              <w:strike w:val="0"/>
              <w:dstrike w:val="0"/>
              <w:position w:val="0"/>
              <w:sz w:val="28"/>
              <w:szCs w:val="22"/>
              <w:shd w:val="clear" w:fill="auto"/>
              <w:vertAlign w:val="baseline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</w:rPr>
            <w:t>1.2. Гипотеза проекта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tab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 PAGEREF _Toc10075 \h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</w:rPr>
            <w:t>6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  <w:r>
            <w:rPr>
              <w:rFonts w:hint="default" w:ascii="Times New Roman" w:hAnsi="Times New Roman" w:eastAsia="Arial" w:cs="Times New Roman"/>
              <w:bCs w:val="0"/>
              <w:i w:val="0"/>
              <w:iCs w:val="0"/>
              <w:caps w:val="0"/>
              <w:smallCaps w:val="0"/>
              <w:strike w:val="0"/>
              <w:dstrike w:val="0"/>
              <w:color w:val="000000"/>
              <w:position w:val="0"/>
              <w:sz w:val="28"/>
              <w:szCs w:val="22"/>
              <w:u w:val="none"/>
              <w:shd w:val="clear" w:fill="auto"/>
              <w:vertAlign w:val="baseline"/>
            </w:rPr>
            <w:fldChar w:fldCharType="end"/>
          </w:r>
        </w:p>
        <w:p w14:paraId="3CA2449E">
          <w:pPr>
            <w:pStyle w:val="20"/>
            <w:keepNext w:val="0"/>
            <w:keepLines w:val="0"/>
            <w:pageBreakBefore w:val="0"/>
            <w:widowControl/>
            <w:tabs>
              <w:tab w:val="right" w:leader="dot" w:pos="9354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252" w:lineRule="auto"/>
            <w:textAlignment w:val="auto"/>
            <w:rPr>
              <w:rFonts w:hint="default" w:ascii="Times New Roman" w:hAnsi="Times New Roman" w:cs="Times New Roman"/>
              <w:sz w:val="28"/>
              <w:szCs w:val="28"/>
            </w:rPr>
          </w:pPr>
          <w:r>
            <w:rPr>
              <w:rFonts w:hint="default" w:ascii="Times New Roman" w:hAnsi="Times New Roman" w:eastAsia="Arial" w:cs="Times New Roman"/>
              <w:bCs w:val="0"/>
              <w:i w:val="0"/>
              <w:iCs w:val="0"/>
              <w:caps w:val="0"/>
              <w:smallCaps w:val="0"/>
              <w:strike w:val="0"/>
              <w:dstrike w:val="0"/>
              <w:color w:val="000000"/>
              <w:position w:val="0"/>
              <w:sz w:val="28"/>
              <w:szCs w:val="22"/>
              <w:u w:val="none"/>
              <w:shd w:val="clear" w:fill="auto"/>
              <w:vertAlign w:val="baseline"/>
            </w:rPr>
            <w:fldChar w:fldCharType="begin"/>
          </w:r>
          <w:r>
            <w:rPr>
              <w:rFonts w:hint="default" w:ascii="Times New Roman" w:hAnsi="Times New Roman" w:eastAsia="Arial" w:cs="Times New Roman"/>
              <w:bCs w:val="0"/>
              <w:i w:val="0"/>
              <w:iCs w:val="0"/>
              <w:caps w:val="0"/>
              <w:smallCaps w:val="0"/>
              <w:strike w:val="0"/>
              <w:dstrike w:val="0"/>
              <w:position w:val="0"/>
              <w:sz w:val="28"/>
              <w:szCs w:val="22"/>
              <w:shd w:val="clear" w:fill="auto"/>
              <w:vertAlign w:val="baseline"/>
            </w:rPr>
            <w:instrText xml:space="preserve"> HYPERLINK \l _Toc12358 </w:instrText>
          </w:r>
          <w:r>
            <w:rPr>
              <w:rFonts w:hint="default" w:ascii="Times New Roman" w:hAnsi="Times New Roman" w:eastAsia="Arial" w:cs="Times New Roman"/>
              <w:bCs w:val="0"/>
              <w:i w:val="0"/>
              <w:iCs w:val="0"/>
              <w:caps w:val="0"/>
              <w:smallCaps w:val="0"/>
              <w:strike w:val="0"/>
              <w:dstrike w:val="0"/>
              <w:position w:val="0"/>
              <w:sz w:val="28"/>
              <w:szCs w:val="22"/>
              <w:shd w:val="clear" w:fill="auto"/>
              <w:vertAlign w:val="baseline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</w:rPr>
            <w:t>1.3. Цель проекта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tab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 PAGEREF _Toc12358 \h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</w:rPr>
            <w:t>6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  <w:r>
            <w:rPr>
              <w:rFonts w:hint="default" w:ascii="Times New Roman" w:hAnsi="Times New Roman" w:eastAsia="Arial" w:cs="Times New Roman"/>
              <w:bCs w:val="0"/>
              <w:i w:val="0"/>
              <w:iCs w:val="0"/>
              <w:caps w:val="0"/>
              <w:smallCaps w:val="0"/>
              <w:strike w:val="0"/>
              <w:dstrike w:val="0"/>
              <w:color w:val="000000"/>
              <w:position w:val="0"/>
              <w:sz w:val="28"/>
              <w:szCs w:val="22"/>
              <w:u w:val="none"/>
              <w:shd w:val="clear" w:fill="auto"/>
              <w:vertAlign w:val="baseline"/>
            </w:rPr>
            <w:fldChar w:fldCharType="end"/>
          </w:r>
        </w:p>
        <w:p w14:paraId="37D92125">
          <w:pPr>
            <w:pStyle w:val="20"/>
            <w:keepNext w:val="0"/>
            <w:keepLines w:val="0"/>
            <w:pageBreakBefore w:val="0"/>
            <w:widowControl/>
            <w:tabs>
              <w:tab w:val="right" w:leader="dot" w:pos="9354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252" w:lineRule="auto"/>
            <w:textAlignment w:val="auto"/>
            <w:rPr>
              <w:rFonts w:hint="default" w:ascii="Times New Roman" w:hAnsi="Times New Roman" w:cs="Times New Roman"/>
              <w:sz w:val="28"/>
              <w:szCs w:val="28"/>
            </w:rPr>
          </w:pPr>
          <w:r>
            <w:rPr>
              <w:rFonts w:hint="default" w:ascii="Times New Roman" w:hAnsi="Times New Roman" w:eastAsia="Arial" w:cs="Times New Roman"/>
              <w:bCs w:val="0"/>
              <w:i w:val="0"/>
              <w:iCs w:val="0"/>
              <w:caps w:val="0"/>
              <w:smallCaps w:val="0"/>
              <w:strike w:val="0"/>
              <w:dstrike w:val="0"/>
              <w:color w:val="000000"/>
              <w:position w:val="0"/>
              <w:sz w:val="28"/>
              <w:szCs w:val="22"/>
              <w:u w:val="none"/>
              <w:shd w:val="clear" w:fill="auto"/>
              <w:vertAlign w:val="baseline"/>
            </w:rPr>
            <w:fldChar w:fldCharType="begin"/>
          </w:r>
          <w:r>
            <w:rPr>
              <w:rFonts w:hint="default" w:ascii="Times New Roman" w:hAnsi="Times New Roman" w:eastAsia="Arial" w:cs="Times New Roman"/>
              <w:bCs w:val="0"/>
              <w:i w:val="0"/>
              <w:iCs w:val="0"/>
              <w:caps w:val="0"/>
              <w:smallCaps w:val="0"/>
              <w:strike w:val="0"/>
              <w:dstrike w:val="0"/>
              <w:position w:val="0"/>
              <w:sz w:val="28"/>
              <w:szCs w:val="22"/>
              <w:shd w:val="clear" w:fill="auto"/>
              <w:vertAlign w:val="baseline"/>
            </w:rPr>
            <w:instrText xml:space="preserve"> HYPERLINK \l _Toc8016 </w:instrText>
          </w:r>
          <w:r>
            <w:rPr>
              <w:rFonts w:hint="default" w:ascii="Times New Roman" w:hAnsi="Times New Roman" w:eastAsia="Arial" w:cs="Times New Roman"/>
              <w:bCs w:val="0"/>
              <w:i w:val="0"/>
              <w:iCs w:val="0"/>
              <w:caps w:val="0"/>
              <w:smallCaps w:val="0"/>
              <w:strike w:val="0"/>
              <w:dstrike w:val="0"/>
              <w:position w:val="0"/>
              <w:sz w:val="28"/>
              <w:szCs w:val="22"/>
              <w:shd w:val="clear" w:fill="auto"/>
              <w:vertAlign w:val="baseline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</w:rPr>
            <w:t>1.4. Задачи проекта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tab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 PAGEREF _Toc8016 \h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</w:rPr>
            <w:t>6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  <w:r>
            <w:rPr>
              <w:rFonts w:hint="default" w:ascii="Times New Roman" w:hAnsi="Times New Roman" w:eastAsia="Arial" w:cs="Times New Roman"/>
              <w:bCs w:val="0"/>
              <w:i w:val="0"/>
              <w:iCs w:val="0"/>
              <w:caps w:val="0"/>
              <w:smallCaps w:val="0"/>
              <w:strike w:val="0"/>
              <w:dstrike w:val="0"/>
              <w:color w:val="000000"/>
              <w:position w:val="0"/>
              <w:sz w:val="28"/>
              <w:szCs w:val="22"/>
              <w:u w:val="none"/>
              <w:shd w:val="clear" w:fill="auto"/>
              <w:vertAlign w:val="baseline"/>
            </w:rPr>
            <w:fldChar w:fldCharType="end"/>
          </w:r>
        </w:p>
        <w:p w14:paraId="4EAC08C3">
          <w:pPr>
            <w:pStyle w:val="20"/>
            <w:keepNext w:val="0"/>
            <w:keepLines w:val="0"/>
            <w:pageBreakBefore w:val="0"/>
            <w:widowControl/>
            <w:tabs>
              <w:tab w:val="right" w:leader="dot" w:pos="9354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252" w:lineRule="auto"/>
            <w:textAlignment w:val="auto"/>
            <w:rPr>
              <w:rFonts w:hint="default" w:ascii="Times New Roman" w:hAnsi="Times New Roman" w:cs="Times New Roman"/>
              <w:sz w:val="28"/>
              <w:szCs w:val="28"/>
            </w:rPr>
          </w:pPr>
          <w:r>
            <w:rPr>
              <w:rFonts w:hint="default" w:ascii="Times New Roman" w:hAnsi="Times New Roman" w:eastAsia="Arial" w:cs="Times New Roman"/>
              <w:bCs w:val="0"/>
              <w:i w:val="0"/>
              <w:iCs w:val="0"/>
              <w:caps w:val="0"/>
              <w:smallCaps w:val="0"/>
              <w:strike w:val="0"/>
              <w:dstrike w:val="0"/>
              <w:color w:val="000000"/>
              <w:position w:val="0"/>
              <w:sz w:val="28"/>
              <w:szCs w:val="22"/>
              <w:u w:val="none"/>
              <w:shd w:val="clear" w:fill="auto"/>
              <w:vertAlign w:val="baseline"/>
            </w:rPr>
            <w:fldChar w:fldCharType="begin"/>
          </w:r>
          <w:r>
            <w:rPr>
              <w:rFonts w:hint="default" w:ascii="Times New Roman" w:hAnsi="Times New Roman" w:eastAsia="Arial" w:cs="Times New Roman"/>
              <w:bCs w:val="0"/>
              <w:i w:val="0"/>
              <w:iCs w:val="0"/>
              <w:caps w:val="0"/>
              <w:smallCaps w:val="0"/>
              <w:strike w:val="0"/>
              <w:dstrike w:val="0"/>
              <w:position w:val="0"/>
              <w:sz w:val="28"/>
              <w:szCs w:val="22"/>
              <w:shd w:val="clear" w:fill="auto"/>
              <w:vertAlign w:val="baseline"/>
            </w:rPr>
            <w:instrText xml:space="preserve"> HYPERLINK \l _Toc3713 </w:instrText>
          </w:r>
          <w:r>
            <w:rPr>
              <w:rFonts w:hint="default" w:ascii="Times New Roman" w:hAnsi="Times New Roman" w:eastAsia="Arial" w:cs="Times New Roman"/>
              <w:bCs w:val="0"/>
              <w:i w:val="0"/>
              <w:iCs w:val="0"/>
              <w:caps w:val="0"/>
              <w:smallCaps w:val="0"/>
              <w:strike w:val="0"/>
              <w:dstrike w:val="0"/>
              <w:position w:val="0"/>
              <w:sz w:val="28"/>
              <w:szCs w:val="22"/>
              <w:shd w:val="clear" w:fill="auto"/>
              <w:vertAlign w:val="baseline"/>
            </w:rPr>
            <w:fldChar w:fldCharType="separate"/>
          </w:r>
          <w:r>
            <w:rPr>
              <w:rFonts w:hint="default" w:ascii="Times New Roman" w:hAnsi="Times New Roman" w:cs="Times New Roman"/>
              <w:position w:val="0"/>
              <w:sz w:val="28"/>
              <w:szCs w:val="28"/>
              <w:vertAlign w:val="baseline"/>
            </w:rPr>
            <w:t>1.5. Объект и предмет исследования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tab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 PAGEREF _Toc3713 \h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</w:rPr>
            <w:t>7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  <w:r>
            <w:rPr>
              <w:rFonts w:hint="default" w:ascii="Times New Roman" w:hAnsi="Times New Roman" w:eastAsia="Arial" w:cs="Times New Roman"/>
              <w:bCs w:val="0"/>
              <w:i w:val="0"/>
              <w:iCs w:val="0"/>
              <w:caps w:val="0"/>
              <w:smallCaps w:val="0"/>
              <w:strike w:val="0"/>
              <w:dstrike w:val="0"/>
              <w:color w:val="000000"/>
              <w:position w:val="0"/>
              <w:sz w:val="28"/>
              <w:szCs w:val="22"/>
              <w:u w:val="none"/>
              <w:shd w:val="clear" w:fill="auto"/>
              <w:vertAlign w:val="baseline"/>
            </w:rPr>
            <w:fldChar w:fldCharType="end"/>
          </w:r>
        </w:p>
        <w:p w14:paraId="3B5D0BC6">
          <w:pPr>
            <w:pStyle w:val="20"/>
            <w:keepNext w:val="0"/>
            <w:keepLines w:val="0"/>
            <w:pageBreakBefore w:val="0"/>
            <w:widowControl/>
            <w:tabs>
              <w:tab w:val="right" w:leader="dot" w:pos="9354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252" w:lineRule="auto"/>
            <w:textAlignment w:val="auto"/>
            <w:rPr>
              <w:rFonts w:hint="default" w:ascii="Times New Roman" w:hAnsi="Times New Roman" w:cs="Times New Roman"/>
              <w:sz w:val="28"/>
              <w:szCs w:val="28"/>
            </w:rPr>
          </w:pPr>
          <w:r>
            <w:rPr>
              <w:rFonts w:hint="default" w:ascii="Times New Roman" w:hAnsi="Times New Roman" w:eastAsia="Arial" w:cs="Times New Roman"/>
              <w:bCs w:val="0"/>
              <w:i w:val="0"/>
              <w:iCs w:val="0"/>
              <w:caps w:val="0"/>
              <w:smallCaps w:val="0"/>
              <w:strike w:val="0"/>
              <w:dstrike w:val="0"/>
              <w:color w:val="000000"/>
              <w:position w:val="0"/>
              <w:sz w:val="28"/>
              <w:szCs w:val="22"/>
              <w:u w:val="none"/>
              <w:shd w:val="clear" w:fill="auto"/>
              <w:vertAlign w:val="baseline"/>
            </w:rPr>
            <w:fldChar w:fldCharType="begin"/>
          </w:r>
          <w:r>
            <w:rPr>
              <w:rFonts w:hint="default" w:ascii="Times New Roman" w:hAnsi="Times New Roman" w:eastAsia="Arial" w:cs="Times New Roman"/>
              <w:bCs w:val="0"/>
              <w:i w:val="0"/>
              <w:iCs w:val="0"/>
              <w:caps w:val="0"/>
              <w:smallCaps w:val="0"/>
              <w:strike w:val="0"/>
              <w:dstrike w:val="0"/>
              <w:position w:val="0"/>
              <w:sz w:val="28"/>
              <w:szCs w:val="22"/>
              <w:shd w:val="clear" w:fill="auto"/>
              <w:vertAlign w:val="baseline"/>
            </w:rPr>
            <w:instrText xml:space="preserve"> HYPERLINK \l _Toc16111 </w:instrText>
          </w:r>
          <w:r>
            <w:rPr>
              <w:rFonts w:hint="default" w:ascii="Times New Roman" w:hAnsi="Times New Roman" w:eastAsia="Arial" w:cs="Times New Roman"/>
              <w:bCs w:val="0"/>
              <w:i w:val="0"/>
              <w:iCs w:val="0"/>
              <w:caps w:val="0"/>
              <w:smallCaps w:val="0"/>
              <w:strike w:val="0"/>
              <w:dstrike w:val="0"/>
              <w:position w:val="0"/>
              <w:sz w:val="28"/>
              <w:szCs w:val="22"/>
              <w:shd w:val="clear" w:fill="auto"/>
              <w:vertAlign w:val="baseline"/>
            </w:rPr>
            <w:fldChar w:fldCharType="separate"/>
          </w:r>
          <w:r>
            <w:rPr>
              <w:rFonts w:hint="default" w:ascii="Times New Roman" w:hAnsi="Times New Roman" w:cs="Times New Roman"/>
              <w:position w:val="0"/>
              <w:sz w:val="28"/>
              <w:szCs w:val="28"/>
              <w:vertAlign w:val="baseline"/>
            </w:rPr>
            <w:t>1.6. Методы исследования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tab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 PAGEREF _Toc16111 \h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</w:rPr>
            <w:t>7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  <w:r>
            <w:rPr>
              <w:rFonts w:hint="default" w:ascii="Times New Roman" w:hAnsi="Times New Roman" w:eastAsia="Arial" w:cs="Times New Roman"/>
              <w:bCs w:val="0"/>
              <w:i w:val="0"/>
              <w:iCs w:val="0"/>
              <w:caps w:val="0"/>
              <w:smallCaps w:val="0"/>
              <w:strike w:val="0"/>
              <w:dstrike w:val="0"/>
              <w:color w:val="000000"/>
              <w:position w:val="0"/>
              <w:sz w:val="28"/>
              <w:szCs w:val="22"/>
              <w:u w:val="none"/>
              <w:shd w:val="clear" w:fill="auto"/>
              <w:vertAlign w:val="baseline"/>
            </w:rPr>
            <w:fldChar w:fldCharType="end"/>
          </w:r>
        </w:p>
        <w:p w14:paraId="522DDB5E">
          <w:pPr>
            <w:pStyle w:val="18"/>
            <w:keepNext w:val="0"/>
            <w:keepLines w:val="0"/>
            <w:pageBreakBefore w:val="0"/>
            <w:widowControl/>
            <w:tabs>
              <w:tab w:val="right" w:leader="dot" w:pos="9354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252" w:lineRule="auto"/>
            <w:textAlignment w:val="auto"/>
            <w:rPr>
              <w:rFonts w:hint="default" w:ascii="Times New Roman" w:hAnsi="Times New Roman" w:cs="Times New Roman"/>
              <w:sz w:val="28"/>
              <w:szCs w:val="28"/>
            </w:rPr>
          </w:pPr>
          <w:r>
            <w:rPr>
              <w:rFonts w:hint="default" w:ascii="Times New Roman" w:hAnsi="Times New Roman" w:eastAsia="Arial" w:cs="Times New Roman"/>
              <w:bCs w:val="0"/>
              <w:i w:val="0"/>
              <w:iCs w:val="0"/>
              <w:caps w:val="0"/>
              <w:smallCaps w:val="0"/>
              <w:strike w:val="0"/>
              <w:dstrike w:val="0"/>
              <w:color w:val="000000"/>
              <w:position w:val="0"/>
              <w:sz w:val="28"/>
              <w:szCs w:val="22"/>
              <w:u w:val="none"/>
              <w:shd w:val="clear" w:fill="auto"/>
              <w:vertAlign w:val="baseline"/>
            </w:rPr>
            <w:fldChar w:fldCharType="begin"/>
          </w:r>
          <w:r>
            <w:rPr>
              <w:rFonts w:hint="default" w:ascii="Times New Roman" w:hAnsi="Times New Roman" w:eastAsia="Arial" w:cs="Times New Roman"/>
              <w:bCs w:val="0"/>
              <w:i w:val="0"/>
              <w:iCs w:val="0"/>
              <w:caps w:val="0"/>
              <w:smallCaps w:val="0"/>
              <w:strike w:val="0"/>
              <w:dstrike w:val="0"/>
              <w:position w:val="0"/>
              <w:sz w:val="28"/>
              <w:szCs w:val="22"/>
              <w:shd w:val="clear" w:fill="auto"/>
              <w:vertAlign w:val="baseline"/>
            </w:rPr>
            <w:instrText xml:space="preserve"> HYPERLINK \l _Toc23252 </w:instrText>
          </w:r>
          <w:r>
            <w:rPr>
              <w:rFonts w:hint="default" w:ascii="Times New Roman" w:hAnsi="Times New Roman" w:eastAsia="Arial" w:cs="Times New Roman"/>
              <w:bCs w:val="0"/>
              <w:i w:val="0"/>
              <w:iCs w:val="0"/>
              <w:caps w:val="0"/>
              <w:smallCaps w:val="0"/>
              <w:strike w:val="0"/>
              <w:dstrike w:val="0"/>
              <w:position w:val="0"/>
              <w:sz w:val="28"/>
              <w:szCs w:val="22"/>
              <w:shd w:val="clear" w:fill="auto"/>
              <w:vertAlign w:val="baseline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</w:rPr>
            <w:t>Основная часть.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tab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 PAGEREF _Toc23252 \h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</w:rPr>
            <w:t>8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  <w:r>
            <w:rPr>
              <w:rFonts w:hint="default" w:ascii="Times New Roman" w:hAnsi="Times New Roman" w:eastAsia="Arial" w:cs="Times New Roman"/>
              <w:bCs w:val="0"/>
              <w:i w:val="0"/>
              <w:iCs w:val="0"/>
              <w:caps w:val="0"/>
              <w:smallCaps w:val="0"/>
              <w:strike w:val="0"/>
              <w:dstrike w:val="0"/>
              <w:color w:val="000000"/>
              <w:position w:val="0"/>
              <w:sz w:val="28"/>
              <w:szCs w:val="22"/>
              <w:u w:val="none"/>
              <w:shd w:val="clear" w:fill="auto"/>
              <w:vertAlign w:val="baseline"/>
            </w:rPr>
            <w:fldChar w:fldCharType="end"/>
          </w:r>
        </w:p>
        <w:p w14:paraId="047754BF">
          <w:pPr>
            <w:pStyle w:val="20"/>
            <w:keepNext w:val="0"/>
            <w:keepLines w:val="0"/>
            <w:pageBreakBefore w:val="0"/>
            <w:widowControl/>
            <w:tabs>
              <w:tab w:val="right" w:leader="dot" w:pos="9354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252" w:lineRule="auto"/>
            <w:textAlignment w:val="auto"/>
            <w:rPr>
              <w:rFonts w:hint="default" w:ascii="Times New Roman" w:hAnsi="Times New Roman" w:cs="Times New Roman"/>
              <w:sz w:val="28"/>
              <w:szCs w:val="28"/>
            </w:rPr>
          </w:pPr>
          <w:r>
            <w:rPr>
              <w:rFonts w:hint="default" w:ascii="Times New Roman" w:hAnsi="Times New Roman" w:eastAsia="Arial" w:cs="Times New Roman"/>
              <w:bCs w:val="0"/>
              <w:i w:val="0"/>
              <w:iCs w:val="0"/>
              <w:caps w:val="0"/>
              <w:smallCaps w:val="0"/>
              <w:strike w:val="0"/>
              <w:dstrike w:val="0"/>
              <w:color w:val="000000"/>
              <w:position w:val="0"/>
              <w:sz w:val="28"/>
              <w:szCs w:val="22"/>
              <w:u w:val="none"/>
              <w:shd w:val="clear" w:fill="auto"/>
              <w:vertAlign w:val="baseline"/>
            </w:rPr>
            <w:fldChar w:fldCharType="begin"/>
          </w:r>
          <w:r>
            <w:rPr>
              <w:rFonts w:hint="default" w:ascii="Times New Roman" w:hAnsi="Times New Roman" w:eastAsia="Arial" w:cs="Times New Roman"/>
              <w:bCs w:val="0"/>
              <w:i w:val="0"/>
              <w:iCs w:val="0"/>
              <w:caps w:val="0"/>
              <w:smallCaps w:val="0"/>
              <w:strike w:val="0"/>
              <w:dstrike w:val="0"/>
              <w:position w:val="0"/>
              <w:sz w:val="28"/>
              <w:szCs w:val="22"/>
              <w:shd w:val="clear" w:fill="auto"/>
              <w:vertAlign w:val="baseline"/>
            </w:rPr>
            <w:instrText xml:space="preserve"> HYPERLINK \l _Toc18951 </w:instrText>
          </w:r>
          <w:r>
            <w:rPr>
              <w:rFonts w:hint="default" w:ascii="Times New Roman" w:hAnsi="Times New Roman" w:eastAsia="Arial" w:cs="Times New Roman"/>
              <w:bCs w:val="0"/>
              <w:i w:val="0"/>
              <w:iCs w:val="0"/>
              <w:caps w:val="0"/>
              <w:smallCaps w:val="0"/>
              <w:strike w:val="0"/>
              <w:dstrike w:val="0"/>
              <w:position w:val="0"/>
              <w:sz w:val="28"/>
              <w:szCs w:val="22"/>
              <w:shd w:val="clear" w:fill="auto"/>
              <w:vertAlign w:val="baseline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</w:rPr>
            <w:t>2.1. Теоретическая часть: анализ проблемы в России, за рубежом и Хабаровском крае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tab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 PAGEREF _Toc18951 \h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</w:rPr>
            <w:t>8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  <w:r>
            <w:rPr>
              <w:rFonts w:hint="default" w:ascii="Times New Roman" w:hAnsi="Times New Roman" w:eastAsia="Arial" w:cs="Times New Roman"/>
              <w:bCs w:val="0"/>
              <w:i w:val="0"/>
              <w:iCs w:val="0"/>
              <w:caps w:val="0"/>
              <w:smallCaps w:val="0"/>
              <w:strike w:val="0"/>
              <w:dstrike w:val="0"/>
              <w:color w:val="000000"/>
              <w:position w:val="0"/>
              <w:sz w:val="28"/>
              <w:szCs w:val="22"/>
              <w:u w:val="none"/>
              <w:shd w:val="clear" w:fill="auto"/>
              <w:vertAlign w:val="baseline"/>
            </w:rPr>
            <w:fldChar w:fldCharType="end"/>
          </w:r>
        </w:p>
        <w:p w14:paraId="7B429A1D">
          <w:pPr>
            <w:pStyle w:val="19"/>
            <w:keepNext w:val="0"/>
            <w:keepLines w:val="0"/>
            <w:pageBreakBefore w:val="0"/>
            <w:widowControl/>
            <w:tabs>
              <w:tab w:val="right" w:leader="dot" w:pos="9354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252" w:lineRule="auto"/>
            <w:textAlignment w:val="auto"/>
            <w:rPr>
              <w:rFonts w:hint="default" w:ascii="Times New Roman" w:hAnsi="Times New Roman" w:cs="Times New Roman"/>
              <w:sz w:val="28"/>
              <w:szCs w:val="28"/>
            </w:rPr>
          </w:pPr>
          <w:r>
            <w:rPr>
              <w:rFonts w:hint="default" w:ascii="Times New Roman" w:hAnsi="Times New Roman" w:eastAsia="Arial" w:cs="Times New Roman"/>
              <w:bCs w:val="0"/>
              <w:i w:val="0"/>
              <w:iCs w:val="0"/>
              <w:caps w:val="0"/>
              <w:smallCaps w:val="0"/>
              <w:strike w:val="0"/>
              <w:dstrike w:val="0"/>
              <w:color w:val="000000"/>
              <w:position w:val="0"/>
              <w:sz w:val="28"/>
              <w:szCs w:val="22"/>
              <w:u w:val="none"/>
              <w:shd w:val="clear" w:fill="auto"/>
              <w:vertAlign w:val="baseline"/>
            </w:rPr>
            <w:fldChar w:fldCharType="begin"/>
          </w:r>
          <w:r>
            <w:rPr>
              <w:rFonts w:hint="default" w:ascii="Times New Roman" w:hAnsi="Times New Roman" w:eastAsia="Arial" w:cs="Times New Roman"/>
              <w:bCs w:val="0"/>
              <w:i w:val="0"/>
              <w:iCs w:val="0"/>
              <w:caps w:val="0"/>
              <w:smallCaps w:val="0"/>
              <w:strike w:val="0"/>
              <w:dstrike w:val="0"/>
              <w:position w:val="0"/>
              <w:sz w:val="28"/>
              <w:szCs w:val="22"/>
              <w:shd w:val="clear" w:fill="auto"/>
              <w:vertAlign w:val="baseline"/>
            </w:rPr>
            <w:instrText xml:space="preserve"> HYPERLINK \l _Toc5245 </w:instrText>
          </w:r>
          <w:r>
            <w:rPr>
              <w:rFonts w:hint="default" w:ascii="Times New Roman" w:hAnsi="Times New Roman" w:eastAsia="Arial" w:cs="Times New Roman"/>
              <w:bCs w:val="0"/>
              <w:i w:val="0"/>
              <w:iCs w:val="0"/>
              <w:caps w:val="0"/>
              <w:smallCaps w:val="0"/>
              <w:strike w:val="0"/>
              <w:dstrike w:val="0"/>
              <w:position w:val="0"/>
              <w:sz w:val="28"/>
              <w:szCs w:val="22"/>
              <w:shd w:val="clear" w:fill="auto"/>
              <w:vertAlign w:val="baseline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</w:rPr>
            <w:t>2.1.1. Анализ способов обучения киберграмотности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tab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 PAGEREF _Toc5245 \h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</w:rPr>
            <w:t>8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  <w:r>
            <w:rPr>
              <w:rFonts w:hint="default" w:ascii="Times New Roman" w:hAnsi="Times New Roman" w:eastAsia="Arial" w:cs="Times New Roman"/>
              <w:bCs w:val="0"/>
              <w:i w:val="0"/>
              <w:iCs w:val="0"/>
              <w:caps w:val="0"/>
              <w:smallCaps w:val="0"/>
              <w:strike w:val="0"/>
              <w:dstrike w:val="0"/>
              <w:color w:val="000000"/>
              <w:position w:val="0"/>
              <w:sz w:val="28"/>
              <w:szCs w:val="22"/>
              <w:u w:val="none"/>
              <w:shd w:val="clear" w:fill="auto"/>
              <w:vertAlign w:val="baseline"/>
            </w:rPr>
            <w:fldChar w:fldCharType="end"/>
          </w:r>
        </w:p>
        <w:p w14:paraId="27CFE6ED">
          <w:pPr>
            <w:pStyle w:val="19"/>
            <w:keepNext w:val="0"/>
            <w:keepLines w:val="0"/>
            <w:pageBreakBefore w:val="0"/>
            <w:widowControl/>
            <w:tabs>
              <w:tab w:val="right" w:leader="dot" w:pos="9354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252" w:lineRule="auto"/>
            <w:textAlignment w:val="auto"/>
            <w:rPr>
              <w:rFonts w:hint="default" w:ascii="Times New Roman" w:hAnsi="Times New Roman" w:cs="Times New Roman"/>
              <w:sz w:val="28"/>
              <w:szCs w:val="28"/>
            </w:rPr>
          </w:pPr>
          <w:r>
            <w:rPr>
              <w:rFonts w:hint="default" w:ascii="Times New Roman" w:hAnsi="Times New Roman" w:eastAsia="Arial" w:cs="Times New Roman"/>
              <w:bCs w:val="0"/>
              <w:i w:val="0"/>
              <w:iCs w:val="0"/>
              <w:caps w:val="0"/>
              <w:smallCaps w:val="0"/>
              <w:strike w:val="0"/>
              <w:dstrike w:val="0"/>
              <w:color w:val="000000"/>
              <w:position w:val="0"/>
              <w:sz w:val="28"/>
              <w:szCs w:val="22"/>
              <w:u w:val="none"/>
              <w:shd w:val="clear" w:fill="auto"/>
              <w:vertAlign w:val="baseline"/>
            </w:rPr>
            <w:fldChar w:fldCharType="begin"/>
          </w:r>
          <w:r>
            <w:rPr>
              <w:rFonts w:hint="default" w:ascii="Times New Roman" w:hAnsi="Times New Roman" w:eastAsia="Arial" w:cs="Times New Roman"/>
              <w:bCs w:val="0"/>
              <w:i w:val="0"/>
              <w:iCs w:val="0"/>
              <w:caps w:val="0"/>
              <w:smallCaps w:val="0"/>
              <w:strike w:val="0"/>
              <w:dstrike w:val="0"/>
              <w:position w:val="0"/>
              <w:sz w:val="28"/>
              <w:szCs w:val="22"/>
              <w:shd w:val="clear" w:fill="auto"/>
              <w:vertAlign w:val="baseline"/>
            </w:rPr>
            <w:instrText xml:space="preserve"> HYPERLINK \l _Toc2782 </w:instrText>
          </w:r>
          <w:r>
            <w:rPr>
              <w:rFonts w:hint="default" w:ascii="Times New Roman" w:hAnsi="Times New Roman" w:eastAsia="Arial" w:cs="Times New Roman"/>
              <w:bCs w:val="0"/>
              <w:i w:val="0"/>
              <w:iCs w:val="0"/>
              <w:caps w:val="0"/>
              <w:smallCaps w:val="0"/>
              <w:strike w:val="0"/>
              <w:dstrike w:val="0"/>
              <w:position w:val="0"/>
              <w:sz w:val="28"/>
              <w:szCs w:val="22"/>
              <w:shd w:val="clear" w:fill="auto"/>
              <w:vertAlign w:val="baseline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</w:rPr>
            <w:t>2.1.2. Сравнительный анализ ситуации в России и за рубежом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tab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 PAGEREF _Toc2782 \h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</w:rPr>
            <w:t>8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  <w:r>
            <w:rPr>
              <w:rFonts w:hint="default" w:ascii="Times New Roman" w:hAnsi="Times New Roman" w:eastAsia="Arial" w:cs="Times New Roman"/>
              <w:bCs w:val="0"/>
              <w:i w:val="0"/>
              <w:iCs w:val="0"/>
              <w:caps w:val="0"/>
              <w:smallCaps w:val="0"/>
              <w:strike w:val="0"/>
              <w:dstrike w:val="0"/>
              <w:color w:val="000000"/>
              <w:position w:val="0"/>
              <w:sz w:val="28"/>
              <w:szCs w:val="22"/>
              <w:u w:val="none"/>
              <w:shd w:val="clear" w:fill="auto"/>
              <w:vertAlign w:val="baseline"/>
            </w:rPr>
            <w:fldChar w:fldCharType="end"/>
          </w:r>
        </w:p>
        <w:p w14:paraId="123A37C3">
          <w:pPr>
            <w:pStyle w:val="19"/>
            <w:keepNext w:val="0"/>
            <w:keepLines w:val="0"/>
            <w:pageBreakBefore w:val="0"/>
            <w:widowControl/>
            <w:tabs>
              <w:tab w:val="right" w:leader="dot" w:pos="9354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252" w:lineRule="auto"/>
            <w:textAlignment w:val="auto"/>
            <w:rPr>
              <w:rFonts w:hint="default" w:ascii="Times New Roman" w:hAnsi="Times New Roman" w:cs="Times New Roman"/>
              <w:sz w:val="28"/>
              <w:szCs w:val="28"/>
            </w:rPr>
          </w:pPr>
          <w:r>
            <w:rPr>
              <w:rFonts w:hint="default" w:ascii="Times New Roman" w:hAnsi="Times New Roman" w:eastAsia="Arial" w:cs="Times New Roman"/>
              <w:bCs w:val="0"/>
              <w:i w:val="0"/>
              <w:iCs w:val="0"/>
              <w:caps w:val="0"/>
              <w:smallCaps w:val="0"/>
              <w:strike w:val="0"/>
              <w:dstrike w:val="0"/>
              <w:color w:val="000000"/>
              <w:position w:val="0"/>
              <w:sz w:val="28"/>
              <w:szCs w:val="22"/>
              <w:u w:val="none"/>
              <w:shd w:val="clear" w:fill="auto"/>
              <w:vertAlign w:val="baseline"/>
            </w:rPr>
            <w:fldChar w:fldCharType="begin"/>
          </w:r>
          <w:r>
            <w:rPr>
              <w:rFonts w:hint="default" w:ascii="Times New Roman" w:hAnsi="Times New Roman" w:eastAsia="Arial" w:cs="Times New Roman"/>
              <w:bCs w:val="0"/>
              <w:i w:val="0"/>
              <w:iCs w:val="0"/>
              <w:caps w:val="0"/>
              <w:smallCaps w:val="0"/>
              <w:strike w:val="0"/>
              <w:dstrike w:val="0"/>
              <w:position w:val="0"/>
              <w:sz w:val="28"/>
              <w:szCs w:val="22"/>
              <w:shd w:val="clear" w:fill="auto"/>
              <w:vertAlign w:val="baseline"/>
            </w:rPr>
            <w:instrText xml:space="preserve"> HYPERLINK \l _Toc3231 </w:instrText>
          </w:r>
          <w:r>
            <w:rPr>
              <w:rFonts w:hint="default" w:ascii="Times New Roman" w:hAnsi="Times New Roman" w:eastAsia="Arial" w:cs="Times New Roman"/>
              <w:bCs w:val="0"/>
              <w:i w:val="0"/>
              <w:iCs w:val="0"/>
              <w:caps w:val="0"/>
              <w:smallCaps w:val="0"/>
              <w:strike w:val="0"/>
              <w:dstrike w:val="0"/>
              <w:position w:val="0"/>
              <w:sz w:val="28"/>
              <w:szCs w:val="22"/>
              <w:shd w:val="clear" w:fill="auto"/>
              <w:vertAlign w:val="baseline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</w:rPr>
            <w:t>2.1.3. Особенности и потребности Хабаровского края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tab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 PAGEREF _Toc3231 \h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</w:rPr>
            <w:t>9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  <w:r>
            <w:rPr>
              <w:rFonts w:hint="default" w:ascii="Times New Roman" w:hAnsi="Times New Roman" w:eastAsia="Arial" w:cs="Times New Roman"/>
              <w:bCs w:val="0"/>
              <w:i w:val="0"/>
              <w:iCs w:val="0"/>
              <w:caps w:val="0"/>
              <w:smallCaps w:val="0"/>
              <w:strike w:val="0"/>
              <w:dstrike w:val="0"/>
              <w:color w:val="000000"/>
              <w:position w:val="0"/>
              <w:sz w:val="28"/>
              <w:szCs w:val="22"/>
              <w:u w:val="none"/>
              <w:shd w:val="clear" w:fill="auto"/>
              <w:vertAlign w:val="baseline"/>
            </w:rPr>
            <w:fldChar w:fldCharType="end"/>
          </w:r>
        </w:p>
        <w:p w14:paraId="344CE723">
          <w:pPr>
            <w:pStyle w:val="19"/>
            <w:keepNext w:val="0"/>
            <w:keepLines w:val="0"/>
            <w:pageBreakBefore w:val="0"/>
            <w:widowControl/>
            <w:tabs>
              <w:tab w:val="right" w:leader="dot" w:pos="9354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252" w:lineRule="auto"/>
            <w:textAlignment w:val="auto"/>
            <w:rPr>
              <w:rFonts w:hint="default" w:ascii="Times New Roman" w:hAnsi="Times New Roman" w:cs="Times New Roman"/>
              <w:sz w:val="28"/>
              <w:szCs w:val="28"/>
            </w:rPr>
          </w:pPr>
          <w:r>
            <w:rPr>
              <w:rFonts w:hint="default" w:ascii="Times New Roman" w:hAnsi="Times New Roman" w:eastAsia="Arial" w:cs="Times New Roman"/>
              <w:bCs w:val="0"/>
              <w:i w:val="0"/>
              <w:iCs w:val="0"/>
              <w:caps w:val="0"/>
              <w:smallCaps w:val="0"/>
              <w:strike w:val="0"/>
              <w:dstrike w:val="0"/>
              <w:color w:val="000000"/>
              <w:position w:val="0"/>
              <w:sz w:val="28"/>
              <w:szCs w:val="22"/>
              <w:u w:val="none"/>
              <w:shd w:val="clear" w:fill="auto"/>
              <w:vertAlign w:val="baseline"/>
            </w:rPr>
            <w:fldChar w:fldCharType="begin"/>
          </w:r>
          <w:r>
            <w:rPr>
              <w:rFonts w:hint="default" w:ascii="Times New Roman" w:hAnsi="Times New Roman" w:eastAsia="Arial" w:cs="Times New Roman"/>
              <w:bCs w:val="0"/>
              <w:i w:val="0"/>
              <w:iCs w:val="0"/>
              <w:caps w:val="0"/>
              <w:smallCaps w:val="0"/>
              <w:strike w:val="0"/>
              <w:dstrike w:val="0"/>
              <w:position w:val="0"/>
              <w:sz w:val="28"/>
              <w:szCs w:val="22"/>
              <w:shd w:val="clear" w:fill="auto"/>
              <w:vertAlign w:val="baseline"/>
            </w:rPr>
            <w:instrText xml:space="preserve"> HYPERLINK \l _Toc26143 </w:instrText>
          </w:r>
          <w:r>
            <w:rPr>
              <w:rFonts w:hint="default" w:ascii="Times New Roman" w:hAnsi="Times New Roman" w:eastAsia="Arial" w:cs="Times New Roman"/>
              <w:bCs w:val="0"/>
              <w:i w:val="0"/>
              <w:iCs w:val="0"/>
              <w:caps w:val="0"/>
              <w:smallCaps w:val="0"/>
              <w:strike w:val="0"/>
              <w:dstrike w:val="0"/>
              <w:position w:val="0"/>
              <w:sz w:val="28"/>
              <w:szCs w:val="22"/>
              <w:shd w:val="clear" w:fill="auto"/>
              <w:vertAlign w:val="baseline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</w:rPr>
            <w:t>2.1.4. Выявленная проблема (ниша для проекта)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tab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 PAGEREF _Toc26143 \h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</w:rPr>
            <w:t>9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  <w:r>
            <w:rPr>
              <w:rFonts w:hint="default" w:ascii="Times New Roman" w:hAnsi="Times New Roman" w:eastAsia="Arial" w:cs="Times New Roman"/>
              <w:bCs w:val="0"/>
              <w:i w:val="0"/>
              <w:iCs w:val="0"/>
              <w:caps w:val="0"/>
              <w:smallCaps w:val="0"/>
              <w:strike w:val="0"/>
              <w:dstrike w:val="0"/>
              <w:color w:val="000000"/>
              <w:position w:val="0"/>
              <w:sz w:val="28"/>
              <w:szCs w:val="22"/>
              <w:u w:val="none"/>
              <w:shd w:val="clear" w:fill="auto"/>
              <w:vertAlign w:val="baseline"/>
            </w:rPr>
            <w:fldChar w:fldCharType="end"/>
          </w:r>
        </w:p>
        <w:p w14:paraId="32E717C3">
          <w:pPr>
            <w:pStyle w:val="19"/>
            <w:keepNext w:val="0"/>
            <w:keepLines w:val="0"/>
            <w:pageBreakBefore w:val="0"/>
            <w:widowControl/>
            <w:tabs>
              <w:tab w:val="right" w:leader="dot" w:pos="9354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252" w:lineRule="auto"/>
            <w:textAlignment w:val="auto"/>
            <w:rPr>
              <w:rFonts w:hint="default" w:ascii="Times New Roman" w:hAnsi="Times New Roman" w:cs="Times New Roman"/>
              <w:sz w:val="28"/>
              <w:szCs w:val="28"/>
            </w:rPr>
          </w:pPr>
          <w:r>
            <w:rPr>
              <w:rFonts w:hint="default" w:ascii="Times New Roman" w:hAnsi="Times New Roman" w:eastAsia="Arial" w:cs="Times New Roman"/>
              <w:bCs w:val="0"/>
              <w:i w:val="0"/>
              <w:iCs w:val="0"/>
              <w:caps w:val="0"/>
              <w:smallCaps w:val="0"/>
              <w:strike w:val="0"/>
              <w:dstrike w:val="0"/>
              <w:color w:val="000000"/>
              <w:position w:val="0"/>
              <w:sz w:val="28"/>
              <w:szCs w:val="22"/>
              <w:u w:val="none"/>
              <w:shd w:val="clear" w:fill="auto"/>
              <w:vertAlign w:val="baseline"/>
            </w:rPr>
            <w:fldChar w:fldCharType="begin"/>
          </w:r>
          <w:r>
            <w:rPr>
              <w:rFonts w:hint="default" w:ascii="Times New Roman" w:hAnsi="Times New Roman" w:eastAsia="Arial" w:cs="Times New Roman"/>
              <w:bCs w:val="0"/>
              <w:i w:val="0"/>
              <w:iCs w:val="0"/>
              <w:caps w:val="0"/>
              <w:smallCaps w:val="0"/>
              <w:strike w:val="0"/>
              <w:dstrike w:val="0"/>
              <w:position w:val="0"/>
              <w:sz w:val="28"/>
              <w:szCs w:val="22"/>
              <w:shd w:val="clear" w:fill="auto"/>
              <w:vertAlign w:val="baseline"/>
            </w:rPr>
            <w:instrText xml:space="preserve"> HYPERLINK \l _Toc21767 </w:instrText>
          </w:r>
          <w:r>
            <w:rPr>
              <w:rFonts w:hint="default" w:ascii="Times New Roman" w:hAnsi="Times New Roman" w:eastAsia="Arial" w:cs="Times New Roman"/>
              <w:bCs w:val="0"/>
              <w:i w:val="0"/>
              <w:iCs w:val="0"/>
              <w:caps w:val="0"/>
              <w:smallCaps w:val="0"/>
              <w:strike w:val="0"/>
              <w:dstrike w:val="0"/>
              <w:position w:val="0"/>
              <w:sz w:val="28"/>
              <w:szCs w:val="22"/>
              <w:shd w:val="clear" w:fill="auto"/>
              <w:vertAlign w:val="baseline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</w:rPr>
            <w:t>2.1.5. Обоснование направления проекта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tab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 PAGEREF _Toc21767 \h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</w:rPr>
            <w:t>9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  <w:r>
            <w:rPr>
              <w:rFonts w:hint="default" w:ascii="Times New Roman" w:hAnsi="Times New Roman" w:eastAsia="Arial" w:cs="Times New Roman"/>
              <w:bCs w:val="0"/>
              <w:i w:val="0"/>
              <w:iCs w:val="0"/>
              <w:caps w:val="0"/>
              <w:smallCaps w:val="0"/>
              <w:strike w:val="0"/>
              <w:dstrike w:val="0"/>
              <w:color w:val="000000"/>
              <w:position w:val="0"/>
              <w:sz w:val="28"/>
              <w:szCs w:val="22"/>
              <w:u w:val="none"/>
              <w:shd w:val="clear" w:fill="auto"/>
              <w:vertAlign w:val="baseline"/>
            </w:rPr>
            <w:fldChar w:fldCharType="end"/>
          </w:r>
        </w:p>
        <w:p w14:paraId="15904FFA">
          <w:pPr>
            <w:pStyle w:val="20"/>
            <w:keepNext w:val="0"/>
            <w:keepLines w:val="0"/>
            <w:pageBreakBefore w:val="0"/>
            <w:widowControl/>
            <w:tabs>
              <w:tab w:val="right" w:leader="dot" w:pos="9354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252" w:lineRule="auto"/>
            <w:textAlignment w:val="auto"/>
            <w:rPr>
              <w:rFonts w:hint="default" w:ascii="Times New Roman" w:hAnsi="Times New Roman" w:cs="Times New Roman"/>
              <w:sz w:val="28"/>
              <w:szCs w:val="28"/>
            </w:rPr>
          </w:pPr>
          <w:r>
            <w:rPr>
              <w:rFonts w:hint="default" w:ascii="Times New Roman" w:hAnsi="Times New Roman" w:eastAsia="Arial" w:cs="Times New Roman"/>
              <w:bCs w:val="0"/>
              <w:i w:val="0"/>
              <w:iCs w:val="0"/>
              <w:caps w:val="0"/>
              <w:smallCaps w:val="0"/>
              <w:strike w:val="0"/>
              <w:dstrike w:val="0"/>
              <w:color w:val="000000"/>
              <w:position w:val="0"/>
              <w:sz w:val="28"/>
              <w:szCs w:val="22"/>
              <w:u w:val="none"/>
              <w:shd w:val="clear" w:fill="auto"/>
              <w:vertAlign w:val="baseline"/>
            </w:rPr>
            <w:fldChar w:fldCharType="begin"/>
          </w:r>
          <w:r>
            <w:rPr>
              <w:rFonts w:hint="default" w:ascii="Times New Roman" w:hAnsi="Times New Roman" w:eastAsia="Arial" w:cs="Times New Roman"/>
              <w:bCs w:val="0"/>
              <w:i w:val="0"/>
              <w:iCs w:val="0"/>
              <w:caps w:val="0"/>
              <w:smallCaps w:val="0"/>
              <w:strike w:val="0"/>
              <w:dstrike w:val="0"/>
              <w:position w:val="0"/>
              <w:sz w:val="28"/>
              <w:szCs w:val="22"/>
              <w:shd w:val="clear" w:fill="auto"/>
              <w:vertAlign w:val="baseline"/>
            </w:rPr>
            <w:instrText xml:space="preserve"> HYPERLINK \l _Toc3843 </w:instrText>
          </w:r>
          <w:r>
            <w:rPr>
              <w:rFonts w:hint="default" w:ascii="Times New Roman" w:hAnsi="Times New Roman" w:eastAsia="Arial" w:cs="Times New Roman"/>
              <w:bCs w:val="0"/>
              <w:i w:val="0"/>
              <w:iCs w:val="0"/>
              <w:caps w:val="0"/>
              <w:smallCaps w:val="0"/>
              <w:strike w:val="0"/>
              <w:dstrike w:val="0"/>
              <w:position w:val="0"/>
              <w:sz w:val="28"/>
              <w:szCs w:val="22"/>
              <w:shd w:val="clear" w:fill="auto"/>
              <w:vertAlign w:val="baseline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</w:rPr>
            <w:t>2.2. Практическая часть: работа над продуктом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tab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 PAGEREF _Toc3843 \h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</w:rPr>
            <w:t>10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  <w:r>
            <w:rPr>
              <w:rFonts w:hint="default" w:ascii="Times New Roman" w:hAnsi="Times New Roman" w:eastAsia="Arial" w:cs="Times New Roman"/>
              <w:bCs w:val="0"/>
              <w:i w:val="0"/>
              <w:iCs w:val="0"/>
              <w:caps w:val="0"/>
              <w:smallCaps w:val="0"/>
              <w:strike w:val="0"/>
              <w:dstrike w:val="0"/>
              <w:color w:val="000000"/>
              <w:position w:val="0"/>
              <w:sz w:val="28"/>
              <w:szCs w:val="22"/>
              <w:u w:val="none"/>
              <w:shd w:val="clear" w:fill="auto"/>
              <w:vertAlign w:val="baseline"/>
            </w:rPr>
            <w:fldChar w:fldCharType="end"/>
          </w:r>
        </w:p>
        <w:p w14:paraId="573F201B">
          <w:pPr>
            <w:pStyle w:val="19"/>
            <w:keepNext w:val="0"/>
            <w:keepLines w:val="0"/>
            <w:pageBreakBefore w:val="0"/>
            <w:widowControl/>
            <w:tabs>
              <w:tab w:val="right" w:leader="dot" w:pos="9354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252" w:lineRule="auto"/>
            <w:textAlignment w:val="auto"/>
            <w:rPr>
              <w:rFonts w:hint="default" w:ascii="Times New Roman" w:hAnsi="Times New Roman" w:cs="Times New Roman"/>
              <w:sz w:val="28"/>
              <w:szCs w:val="28"/>
            </w:rPr>
          </w:pPr>
          <w:r>
            <w:rPr>
              <w:rFonts w:hint="default" w:ascii="Times New Roman" w:hAnsi="Times New Roman" w:eastAsia="Arial" w:cs="Times New Roman"/>
              <w:bCs w:val="0"/>
              <w:i w:val="0"/>
              <w:iCs w:val="0"/>
              <w:caps w:val="0"/>
              <w:smallCaps w:val="0"/>
              <w:strike w:val="0"/>
              <w:dstrike w:val="0"/>
              <w:color w:val="000000"/>
              <w:position w:val="0"/>
              <w:sz w:val="28"/>
              <w:szCs w:val="22"/>
              <w:u w:val="none"/>
              <w:shd w:val="clear" w:fill="auto"/>
              <w:vertAlign w:val="baseline"/>
            </w:rPr>
            <w:fldChar w:fldCharType="begin"/>
          </w:r>
          <w:r>
            <w:rPr>
              <w:rFonts w:hint="default" w:ascii="Times New Roman" w:hAnsi="Times New Roman" w:eastAsia="Arial" w:cs="Times New Roman"/>
              <w:bCs w:val="0"/>
              <w:i w:val="0"/>
              <w:iCs w:val="0"/>
              <w:caps w:val="0"/>
              <w:smallCaps w:val="0"/>
              <w:strike w:val="0"/>
              <w:dstrike w:val="0"/>
              <w:position w:val="0"/>
              <w:sz w:val="28"/>
              <w:szCs w:val="22"/>
              <w:shd w:val="clear" w:fill="auto"/>
              <w:vertAlign w:val="baseline"/>
            </w:rPr>
            <w:instrText xml:space="preserve"> HYPERLINK \l _Toc8742 </w:instrText>
          </w:r>
          <w:r>
            <w:rPr>
              <w:rFonts w:hint="default" w:ascii="Times New Roman" w:hAnsi="Times New Roman" w:eastAsia="Arial" w:cs="Times New Roman"/>
              <w:bCs w:val="0"/>
              <w:i w:val="0"/>
              <w:iCs w:val="0"/>
              <w:caps w:val="0"/>
              <w:smallCaps w:val="0"/>
              <w:strike w:val="0"/>
              <w:dstrike w:val="0"/>
              <w:position w:val="0"/>
              <w:sz w:val="28"/>
              <w:szCs w:val="22"/>
              <w:shd w:val="clear" w:fill="auto"/>
              <w:vertAlign w:val="baseline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</w:rPr>
            <w:t>2.2.1. Технологический стек и обоснование выбора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tab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 PAGEREF _Toc8742 \h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</w:rPr>
            <w:t>10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  <w:r>
            <w:rPr>
              <w:rFonts w:hint="default" w:ascii="Times New Roman" w:hAnsi="Times New Roman" w:eastAsia="Arial" w:cs="Times New Roman"/>
              <w:bCs w:val="0"/>
              <w:i w:val="0"/>
              <w:iCs w:val="0"/>
              <w:caps w:val="0"/>
              <w:smallCaps w:val="0"/>
              <w:strike w:val="0"/>
              <w:dstrike w:val="0"/>
              <w:color w:val="000000"/>
              <w:position w:val="0"/>
              <w:sz w:val="28"/>
              <w:szCs w:val="22"/>
              <w:u w:val="none"/>
              <w:shd w:val="clear" w:fill="auto"/>
              <w:vertAlign w:val="baseline"/>
            </w:rPr>
            <w:fldChar w:fldCharType="end"/>
          </w:r>
        </w:p>
        <w:p w14:paraId="3CCC82FB">
          <w:pPr>
            <w:pStyle w:val="21"/>
            <w:keepNext w:val="0"/>
            <w:keepLines w:val="0"/>
            <w:pageBreakBefore w:val="0"/>
            <w:widowControl/>
            <w:tabs>
              <w:tab w:val="right" w:leader="dot" w:pos="9354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252" w:lineRule="auto"/>
            <w:textAlignment w:val="auto"/>
            <w:rPr>
              <w:rFonts w:hint="default" w:ascii="Times New Roman" w:hAnsi="Times New Roman" w:cs="Times New Roman"/>
              <w:sz w:val="28"/>
              <w:szCs w:val="28"/>
            </w:rPr>
          </w:pPr>
          <w:r>
            <w:rPr>
              <w:rFonts w:hint="default" w:ascii="Times New Roman" w:hAnsi="Times New Roman" w:eastAsia="Arial" w:cs="Times New Roman"/>
              <w:bCs w:val="0"/>
              <w:i w:val="0"/>
              <w:iCs w:val="0"/>
              <w:caps w:val="0"/>
              <w:smallCaps w:val="0"/>
              <w:strike w:val="0"/>
              <w:dstrike w:val="0"/>
              <w:color w:val="000000"/>
              <w:position w:val="0"/>
              <w:sz w:val="28"/>
              <w:szCs w:val="22"/>
              <w:u w:val="none"/>
              <w:shd w:val="clear" w:fill="auto"/>
              <w:vertAlign w:val="baseline"/>
            </w:rPr>
            <w:fldChar w:fldCharType="begin"/>
          </w:r>
          <w:r>
            <w:rPr>
              <w:rFonts w:hint="default" w:ascii="Times New Roman" w:hAnsi="Times New Roman" w:eastAsia="Arial" w:cs="Times New Roman"/>
              <w:bCs w:val="0"/>
              <w:i w:val="0"/>
              <w:iCs w:val="0"/>
              <w:caps w:val="0"/>
              <w:smallCaps w:val="0"/>
              <w:strike w:val="0"/>
              <w:dstrike w:val="0"/>
              <w:position w:val="0"/>
              <w:sz w:val="28"/>
              <w:szCs w:val="22"/>
              <w:shd w:val="clear" w:fill="auto"/>
              <w:vertAlign w:val="baseline"/>
            </w:rPr>
            <w:instrText xml:space="preserve"> HYPERLINK \l _Toc26091 </w:instrText>
          </w:r>
          <w:r>
            <w:rPr>
              <w:rFonts w:hint="default" w:ascii="Times New Roman" w:hAnsi="Times New Roman" w:eastAsia="Arial" w:cs="Times New Roman"/>
              <w:bCs w:val="0"/>
              <w:i w:val="0"/>
              <w:iCs w:val="0"/>
              <w:caps w:val="0"/>
              <w:smallCaps w:val="0"/>
              <w:strike w:val="0"/>
              <w:dstrike w:val="0"/>
              <w:position w:val="0"/>
              <w:sz w:val="28"/>
              <w:szCs w:val="22"/>
              <w:shd w:val="clear" w:fill="auto"/>
              <w:vertAlign w:val="baseline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</w:rPr>
            <w:t>2.2.1.1. Критерии выбора технологий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tab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 PAGEREF _Toc26091 \h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</w:rPr>
            <w:t>10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  <w:r>
            <w:rPr>
              <w:rFonts w:hint="default" w:ascii="Times New Roman" w:hAnsi="Times New Roman" w:eastAsia="Arial" w:cs="Times New Roman"/>
              <w:bCs w:val="0"/>
              <w:i w:val="0"/>
              <w:iCs w:val="0"/>
              <w:caps w:val="0"/>
              <w:smallCaps w:val="0"/>
              <w:strike w:val="0"/>
              <w:dstrike w:val="0"/>
              <w:color w:val="000000"/>
              <w:position w:val="0"/>
              <w:sz w:val="28"/>
              <w:szCs w:val="22"/>
              <w:u w:val="none"/>
              <w:shd w:val="clear" w:fill="auto"/>
              <w:vertAlign w:val="baseline"/>
            </w:rPr>
            <w:fldChar w:fldCharType="end"/>
          </w:r>
        </w:p>
        <w:p w14:paraId="21D06BA7">
          <w:pPr>
            <w:pStyle w:val="21"/>
            <w:keepNext w:val="0"/>
            <w:keepLines w:val="0"/>
            <w:pageBreakBefore w:val="0"/>
            <w:widowControl/>
            <w:tabs>
              <w:tab w:val="right" w:leader="dot" w:pos="9354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252" w:lineRule="auto"/>
            <w:textAlignment w:val="auto"/>
            <w:rPr>
              <w:rFonts w:hint="default" w:ascii="Times New Roman" w:hAnsi="Times New Roman" w:cs="Times New Roman"/>
              <w:sz w:val="28"/>
              <w:szCs w:val="28"/>
            </w:rPr>
          </w:pPr>
          <w:r>
            <w:rPr>
              <w:rFonts w:hint="default" w:ascii="Times New Roman" w:hAnsi="Times New Roman" w:eastAsia="Arial" w:cs="Times New Roman"/>
              <w:bCs w:val="0"/>
              <w:i w:val="0"/>
              <w:iCs w:val="0"/>
              <w:caps w:val="0"/>
              <w:smallCaps w:val="0"/>
              <w:strike w:val="0"/>
              <w:dstrike w:val="0"/>
              <w:color w:val="000000"/>
              <w:position w:val="0"/>
              <w:sz w:val="28"/>
              <w:szCs w:val="22"/>
              <w:u w:val="none"/>
              <w:shd w:val="clear" w:fill="auto"/>
              <w:vertAlign w:val="baseline"/>
            </w:rPr>
            <w:fldChar w:fldCharType="begin"/>
          </w:r>
          <w:r>
            <w:rPr>
              <w:rFonts w:hint="default" w:ascii="Times New Roman" w:hAnsi="Times New Roman" w:eastAsia="Arial" w:cs="Times New Roman"/>
              <w:bCs w:val="0"/>
              <w:i w:val="0"/>
              <w:iCs w:val="0"/>
              <w:caps w:val="0"/>
              <w:smallCaps w:val="0"/>
              <w:strike w:val="0"/>
              <w:dstrike w:val="0"/>
              <w:position w:val="0"/>
              <w:sz w:val="28"/>
              <w:szCs w:val="22"/>
              <w:shd w:val="clear" w:fill="auto"/>
              <w:vertAlign w:val="baseline"/>
            </w:rPr>
            <w:instrText xml:space="preserve"> HYPERLINK \l _Toc8638 </w:instrText>
          </w:r>
          <w:r>
            <w:rPr>
              <w:rFonts w:hint="default" w:ascii="Times New Roman" w:hAnsi="Times New Roman" w:eastAsia="Arial" w:cs="Times New Roman"/>
              <w:bCs w:val="0"/>
              <w:i w:val="0"/>
              <w:iCs w:val="0"/>
              <w:caps w:val="0"/>
              <w:smallCaps w:val="0"/>
              <w:strike w:val="0"/>
              <w:dstrike w:val="0"/>
              <w:position w:val="0"/>
              <w:sz w:val="28"/>
              <w:szCs w:val="22"/>
              <w:shd w:val="clear" w:fill="auto"/>
              <w:vertAlign w:val="baseline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</w:rPr>
            <w:t>2.2.1.2. Обоснование выбора backend-фреймворка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tab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 PAGEREF _Toc8638 \h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</w:rPr>
            <w:t>10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  <w:r>
            <w:rPr>
              <w:rFonts w:hint="default" w:ascii="Times New Roman" w:hAnsi="Times New Roman" w:eastAsia="Arial" w:cs="Times New Roman"/>
              <w:bCs w:val="0"/>
              <w:i w:val="0"/>
              <w:iCs w:val="0"/>
              <w:caps w:val="0"/>
              <w:smallCaps w:val="0"/>
              <w:strike w:val="0"/>
              <w:dstrike w:val="0"/>
              <w:color w:val="000000"/>
              <w:position w:val="0"/>
              <w:sz w:val="28"/>
              <w:szCs w:val="22"/>
              <w:u w:val="none"/>
              <w:shd w:val="clear" w:fill="auto"/>
              <w:vertAlign w:val="baseline"/>
            </w:rPr>
            <w:fldChar w:fldCharType="end"/>
          </w:r>
        </w:p>
        <w:p w14:paraId="2A0E5106">
          <w:pPr>
            <w:pStyle w:val="21"/>
            <w:keepNext w:val="0"/>
            <w:keepLines w:val="0"/>
            <w:pageBreakBefore w:val="0"/>
            <w:widowControl/>
            <w:tabs>
              <w:tab w:val="right" w:leader="dot" w:pos="9354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252" w:lineRule="auto"/>
            <w:textAlignment w:val="auto"/>
            <w:rPr>
              <w:rFonts w:hint="default" w:ascii="Times New Roman" w:hAnsi="Times New Roman" w:cs="Times New Roman"/>
              <w:sz w:val="28"/>
              <w:szCs w:val="28"/>
            </w:rPr>
          </w:pPr>
          <w:r>
            <w:rPr>
              <w:rFonts w:hint="default" w:ascii="Times New Roman" w:hAnsi="Times New Roman" w:eastAsia="Arial" w:cs="Times New Roman"/>
              <w:bCs w:val="0"/>
              <w:i w:val="0"/>
              <w:iCs w:val="0"/>
              <w:caps w:val="0"/>
              <w:smallCaps w:val="0"/>
              <w:strike w:val="0"/>
              <w:dstrike w:val="0"/>
              <w:color w:val="000000"/>
              <w:position w:val="0"/>
              <w:sz w:val="28"/>
              <w:szCs w:val="22"/>
              <w:u w:val="none"/>
              <w:shd w:val="clear" w:fill="auto"/>
              <w:vertAlign w:val="baseline"/>
            </w:rPr>
            <w:fldChar w:fldCharType="begin"/>
          </w:r>
          <w:r>
            <w:rPr>
              <w:rFonts w:hint="default" w:ascii="Times New Roman" w:hAnsi="Times New Roman" w:eastAsia="Arial" w:cs="Times New Roman"/>
              <w:bCs w:val="0"/>
              <w:i w:val="0"/>
              <w:iCs w:val="0"/>
              <w:caps w:val="0"/>
              <w:smallCaps w:val="0"/>
              <w:strike w:val="0"/>
              <w:dstrike w:val="0"/>
              <w:position w:val="0"/>
              <w:sz w:val="28"/>
              <w:szCs w:val="22"/>
              <w:shd w:val="clear" w:fill="auto"/>
              <w:vertAlign w:val="baseline"/>
            </w:rPr>
            <w:instrText xml:space="preserve"> HYPERLINK \l _Toc7380 </w:instrText>
          </w:r>
          <w:r>
            <w:rPr>
              <w:rFonts w:hint="default" w:ascii="Times New Roman" w:hAnsi="Times New Roman" w:eastAsia="Arial" w:cs="Times New Roman"/>
              <w:bCs w:val="0"/>
              <w:i w:val="0"/>
              <w:iCs w:val="0"/>
              <w:caps w:val="0"/>
              <w:smallCaps w:val="0"/>
              <w:strike w:val="0"/>
              <w:dstrike w:val="0"/>
              <w:position w:val="0"/>
              <w:sz w:val="28"/>
              <w:szCs w:val="22"/>
              <w:shd w:val="clear" w:fill="auto"/>
              <w:vertAlign w:val="baseline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</w:rPr>
            <w:t>2.2.1.3. Обоснование выбора системы управления базами данных (СУБД)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tab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 PAGEREF _Toc7380 \h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</w:rPr>
            <w:t>11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  <w:r>
            <w:rPr>
              <w:rFonts w:hint="default" w:ascii="Times New Roman" w:hAnsi="Times New Roman" w:eastAsia="Arial" w:cs="Times New Roman"/>
              <w:bCs w:val="0"/>
              <w:i w:val="0"/>
              <w:iCs w:val="0"/>
              <w:caps w:val="0"/>
              <w:smallCaps w:val="0"/>
              <w:strike w:val="0"/>
              <w:dstrike w:val="0"/>
              <w:color w:val="000000"/>
              <w:position w:val="0"/>
              <w:sz w:val="28"/>
              <w:szCs w:val="22"/>
              <w:u w:val="none"/>
              <w:shd w:val="clear" w:fill="auto"/>
              <w:vertAlign w:val="baseline"/>
            </w:rPr>
            <w:fldChar w:fldCharType="end"/>
          </w:r>
        </w:p>
        <w:p w14:paraId="3A29B5E6">
          <w:pPr>
            <w:pStyle w:val="21"/>
            <w:keepNext w:val="0"/>
            <w:keepLines w:val="0"/>
            <w:pageBreakBefore w:val="0"/>
            <w:widowControl/>
            <w:tabs>
              <w:tab w:val="right" w:leader="dot" w:pos="9354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252" w:lineRule="auto"/>
            <w:textAlignment w:val="auto"/>
            <w:rPr>
              <w:rFonts w:hint="default" w:ascii="Times New Roman" w:hAnsi="Times New Roman" w:cs="Times New Roman"/>
              <w:sz w:val="28"/>
              <w:szCs w:val="28"/>
            </w:rPr>
          </w:pPr>
          <w:r>
            <w:rPr>
              <w:rFonts w:hint="default" w:ascii="Times New Roman" w:hAnsi="Times New Roman" w:eastAsia="Arial" w:cs="Times New Roman"/>
              <w:bCs w:val="0"/>
              <w:i w:val="0"/>
              <w:iCs w:val="0"/>
              <w:caps w:val="0"/>
              <w:smallCaps w:val="0"/>
              <w:strike w:val="0"/>
              <w:dstrike w:val="0"/>
              <w:color w:val="000000"/>
              <w:position w:val="0"/>
              <w:sz w:val="28"/>
              <w:szCs w:val="22"/>
              <w:u w:val="none"/>
              <w:shd w:val="clear" w:fill="auto"/>
              <w:vertAlign w:val="baseline"/>
            </w:rPr>
            <w:fldChar w:fldCharType="begin"/>
          </w:r>
          <w:r>
            <w:rPr>
              <w:rFonts w:hint="default" w:ascii="Times New Roman" w:hAnsi="Times New Roman" w:eastAsia="Arial" w:cs="Times New Roman"/>
              <w:bCs w:val="0"/>
              <w:i w:val="0"/>
              <w:iCs w:val="0"/>
              <w:caps w:val="0"/>
              <w:smallCaps w:val="0"/>
              <w:strike w:val="0"/>
              <w:dstrike w:val="0"/>
              <w:position w:val="0"/>
              <w:sz w:val="28"/>
              <w:szCs w:val="22"/>
              <w:shd w:val="clear" w:fill="auto"/>
              <w:vertAlign w:val="baseline"/>
            </w:rPr>
            <w:instrText xml:space="preserve"> HYPERLINK \l _Toc5139 </w:instrText>
          </w:r>
          <w:r>
            <w:rPr>
              <w:rFonts w:hint="default" w:ascii="Times New Roman" w:hAnsi="Times New Roman" w:eastAsia="Arial" w:cs="Times New Roman"/>
              <w:bCs w:val="0"/>
              <w:i w:val="0"/>
              <w:iCs w:val="0"/>
              <w:caps w:val="0"/>
              <w:smallCaps w:val="0"/>
              <w:strike w:val="0"/>
              <w:dstrike w:val="0"/>
              <w:position w:val="0"/>
              <w:sz w:val="28"/>
              <w:szCs w:val="22"/>
              <w:shd w:val="clear" w:fill="auto"/>
              <w:vertAlign w:val="baseline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</w:rPr>
            <w:t>2.2.1.4. Прочие ключевые технологии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tab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 PAGEREF _Toc5139 \h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</w:rPr>
            <w:t>11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  <w:r>
            <w:rPr>
              <w:rFonts w:hint="default" w:ascii="Times New Roman" w:hAnsi="Times New Roman" w:eastAsia="Arial" w:cs="Times New Roman"/>
              <w:bCs w:val="0"/>
              <w:i w:val="0"/>
              <w:iCs w:val="0"/>
              <w:caps w:val="0"/>
              <w:smallCaps w:val="0"/>
              <w:strike w:val="0"/>
              <w:dstrike w:val="0"/>
              <w:color w:val="000000"/>
              <w:position w:val="0"/>
              <w:sz w:val="28"/>
              <w:szCs w:val="22"/>
              <w:u w:val="none"/>
              <w:shd w:val="clear" w:fill="auto"/>
              <w:vertAlign w:val="baseline"/>
            </w:rPr>
            <w:fldChar w:fldCharType="end"/>
          </w:r>
        </w:p>
        <w:p w14:paraId="10BF82F4">
          <w:pPr>
            <w:pStyle w:val="19"/>
            <w:keepNext w:val="0"/>
            <w:keepLines w:val="0"/>
            <w:pageBreakBefore w:val="0"/>
            <w:widowControl/>
            <w:tabs>
              <w:tab w:val="right" w:leader="dot" w:pos="9354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252" w:lineRule="auto"/>
            <w:textAlignment w:val="auto"/>
            <w:rPr>
              <w:rFonts w:hint="default" w:ascii="Times New Roman" w:hAnsi="Times New Roman" w:cs="Times New Roman"/>
              <w:sz w:val="28"/>
              <w:szCs w:val="28"/>
            </w:rPr>
          </w:pPr>
          <w:r>
            <w:rPr>
              <w:rFonts w:hint="default" w:ascii="Times New Roman" w:hAnsi="Times New Roman" w:eastAsia="Arial" w:cs="Times New Roman"/>
              <w:bCs w:val="0"/>
              <w:i w:val="0"/>
              <w:iCs w:val="0"/>
              <w:caps w:val="0"/>
              <w:smallCaps w:val="0"/>
              <w:strike w:val="0"/>
              <w:dstrike w:val="0"/>
              <w:color w:val="000000"/>
              <w:position w:val="0"/>
              <w:sz w:val="28"/>
              <w:szCs w:val="22"/>
              <w:u w:val="none"/>
              <w:shd w:val="clear" w:fill="auto"/>
              <w:vertAlign w:val="baseline"/>
            </w:rPr>
            <w:fldChar w:fldCharType="begin"/>
          </w:r>
          <w:r>
            <w:rPr>
              <w:rFonts w:hint="default" w:ascii="Times New Roman" w:hAnsi="Times New Roman" w:eastAsia="Arial" w:cs="Times New Roman"/>
              <w:bCs w:val="0"/>
              <w:i w:val="0"/>
              <w:iCs w:val="0"/>
              <w:caps w:val="0"/>
              <w:smallCaps w:val="0"/>
              <w:strike w:val="0"/>
              <w:dstrike w:val="0"/>
              <w:position w:val="0"/>
              <w:sz w:val="28"/>
              <w:szCs w:val="22"/>
              <w:shd w:val="clear" w:fill="auto"/>
              <w:vertAlign w:val="baseline"/>
            </w:rPr>
            <w:instrText xml:space="preserve"> HYPERLINK \l _Toc22594 </w:instrText>
          </w:r>
          <w:r>
            <w:rPr>
              <w:rFonts w:hint="default" w:ascii="Times New Roman" w:hAnsi="Times New Roman" w:eastAsia="Arial" w:cs="Times New Roman"/>
              <w:bCs w:val="0"/>
              <w:i w:val="0"/>
              <w:iCs w:val="0"/>
              <w:caps w:val="0"/>
              <w:smallCaps w:val="0"/>
              <w:strike w:val="0"/>
              <w:dstrike w:val="0"/>
              <w:position w:val="0"/>
              <w:sz w:val="28"/>
              <w:szCs w:val="22"/>
              <w:shd w:val="clear" w:fill="auto"/>
              <w:vertAlign w:val="baseline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</w:rPr>
            <w:t>2.2.2. Архитектура и реализация проекта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tab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 PAGEREF _Toc22594 \h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</w:rPr>
            <w:t>12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  <w:r>
            <w:rPr>
              <w:rFonts w:hint="default" w:ascii="Times New Roman" w:hAnsi="Times New Roman" w:eastAsia="Arial" w:cs="Times New Roman"/>
              <w:bCs w:val="0"/>
              <w:i w:val="0"/>
              <w:iCs w:val="0"/>
              <w:caps w:val="0"/>
              <w:smallCaps w:val="0"/>
              <w:strike w:val="0"/>
              <w:dstrike w:val="0"/>
              <w:color w:val="000000"/>
              <w:position w:val="0"/>
              <w:sz w:val="28"/>
              <w:szCs w:val="22"/>
              <w:u w:val="none"/>
              <w:shd w:val="clear" w:fill="auto"/>
              <w:vertAlign w:val="baseline"/>
            </w:rPr>
            <w:fldChar w:fldCharType="end"/>
          </w:r>
        </w:p>
        <w:p w14:paraId="5E9FA91D">
          <w:pPr>
            <w:pStyle w:val="21"/>
            <w:keepNext w:val="0"/>
            <w:keepLines w:val="0"/>
            <w:pageBreakBefore w:val="0"/>
            <w:widowControl/>
            <w:tabs>
              <w:tab w:val="right" w:leader="dot" w:pos="9354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252" w:lineRule="auto"/>
            <w:textAlignment w:val="auto"/>
            <w:rPr>
              <w:rFonts w:hint="default" w:ascii="Times New Roman" w:hAnsi="Times New Roman" w:cs="Times New Roman"/>
              <w:sz w:val="28"/>
              <w:szCs w:val="28"/>
            </w:rPr>
          </w:pPr>
          <w:r>
            <w:rPr>
              <w:rFonts w:hint="default" w:ascii="Times New Roman" w:hAnsi="Times New Roman" w:eastAsia="Arial" w:cs="Times New Roman"/>
              <w:bCs w:val="0"/>
              <w:i w:val="0"/>
              <w:iCs w:val="0"/>
              <w:caps w:val="0"/>
              <w:smallCaps w:val="0"/>
              <w:strike w:val="0"/>
              <w:dstrike w:val="0"/>
              <w:color w:val="000000"/>
              <w:position w:val="0"/>
              <w:sz w:val="28"/>
              <w:szCs w:val="22"/>
              <w:u w:val="none"/>
              <w:shd w:val="clear" w:fill="auto"/>
              <w:vertAlign w:val="baseline"/>
            </w:rPr>
            <w:fldChar w:fldCharType="begin"/>
          </w:r>
          <w:r>
            <w:rPr>
              <w:rFonts w:hint="default" w:ascii="Times New Roman" w:hAnsi="Times New Roman" w:eastAsia="Arial" w:cs="Times New Roman"/>
              <w:bCs w:val="0"/>
              <w:i w:val="0"/>
              <w:iCs w:val="0"/>
              <w:caps w:val="0"/>
              <w:smallCaps w:val="0"/>
              <w:strike w:val="0"/>
              <w:dstrike w:val="0"/>
              <w:position w:val="0"/>
              <w:sz w:val="28"/>
              <w:szCs w:val="22"/>
              <w:shd w:val="clear" w:fill="auto"/>
              <w:vertAlign w:val="baseline"/>
            </w:rPr>
            <w:instrText xml:space="preserve"> HYPERLINK \l _Toc9127 </w:instrText>
          </w:r>
          <w:r>
            <w:rPr>
              <w:rFonts w:hint="default" w:ascii="Times New Roman" w:hAnsi="Times New Roman" w:eastAsia="Arial" w:cs="Times New Roman"/>
              <w:bCs w:val="0"/>
              <w:i w:val="0"/>
              <w:iCs w:val="0"/>
              <w:caps w:val="0"/>
              <w:smallCaps w:val="0"/>
              <w:strike w:val="0"/>
              <w:dstrike w:val="0"/>
              <w:position w:val="0"/>
              <w:sz w:val="28"/>
              <w:szCs w:val="22"/>
              <w:shd w:val="clear" w:fill="auto"/>
              <w:vertAlign w:val="baseline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</w:rPr>
            <w:t>2.2.2.1. Проектирование пользовательских сценариев и интерфейса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tab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 PAGEREF _Toc9127 \h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</w:rPr>
            <w:t>12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  <w:r>
            <w:rPr>
              <w:rFonts w:hint="default" w:ascii="Times New Roman" w:hAnsi="Times New Roman" w:eastAsia="Arial" w:cs="Times New Roman"/>
              <w:bCs w:val="0"/>
              <w:i w:val="0"/>
              <w:iCs w:val="0"/>
              <w:caps w:val="0"/>
              <w:smallCaps w:val="0"/>
              <w:strike w:val="0"/>
              <w:dstrike w:val="0"/>
              <w:color w:val="000000"/>
              <w:position w:val="0"/>
              <w:sz w:val="28"/>
              <w:szCs w:val="22"/>
              <w:u w:val="none"/>
              <w:shd w:val="clear" w:fill="auto"/>
              <w:vertAlign w:val="baseline"/>
            </w:rPr>
            <w:fldChar w:fldCharType="end"/>
          </w:r>
        </w:p>
        <w:p w14:paraId="2165AE30">
          <w:pPr>
            <w:pStyle w:val="21"/>
            <w:keepNext w:val="0"/>
            <w:keepLines w:val="0"/>
            <w:pageBreakBefore w:val="0"/>
            <w:widowControl/>
            <w:tabs>
              <w:tab w:val="right" w:leader="dot" w:pos="9354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252" w:lineRule="auto"/>
            <w:textAlignment w:val="auto"/>
            <w:rPr>
              <w:rFonts w:hint="default" w:ascii="Times New Roman" w:hAnsi="Times New Roman" w:cs="Times New Roman"/>
              <w:sz w:val="28"/>
              <w:szCs w:val="28"/>
            </w:rPr>
          </w:pPr>
          <w:r>
            <w:rPr>
              <w:rFonts w:hint="default" w:ascii="Times New Roman" w:hAnsi="Times New Roman" w:eastAsia="Arial" w:cs="Times New Roman"/>
              <w:bCs w:val="0"/>
              <w:i w:val="0"/>
              <w:iCs w:val="0"/>
              <w:caps w:val="0"/>
              <w:smallCaps w:val="0"/>
              <w:strike w:val="0"/>
              <w:dstrike w:val="0"/>
              <w:color w:val="000000"/>
              <w:position w:val="0"/>
              <w:sz w:val="28"/>
              <w:szCs w:val="22"/>
              <w:u w:val="none"/>
              <w:shd w:val="clear" w:fill="auto"/>
              <w:vertAlign w:val="baseline"/>
            </w:rPr>
            <w:fldChar w:fldCharType="begin"/>
          </w:r>
          <w:r>
            <w:rPr>
              <w:rFonts w:hint="default" w:ascii="Times New Roman" w:hAnsi="Times New Roman" w:eastAsia="Arial" w:cs="Times New Roman"/>
              <w:bCs w:val="0"/>
              <w:i w:val="0"/>
              <w:iCs w:val="0"/>
              <w:caps w:val="0"/>
              <w:smallCaps w:val="0"/>
              <w:strike w:val="0"/>
              <w:dstrike w:val="0"/>
              <w:position w:val="0"/>
              <w:sz w:val="28"/>
              <w:szCs w:val="22"/>
              <w:shd w:val="clear" w:fill="auto"/>
              <w:vertAlign w:val="baseline"/>
            </w:rPr>
            <w:instrText xml:space="preserve"> HYPERLINK \l _Toc30861 </w:instrText>
          </w:r>
          <w:r>
            <w:rPr>
              <w:rFonts w:hint="default" w:ascii="Times New Roman" w:hAnsi="Times New Roman" w:eastAsia="Arial" w:cs="Times New Roman"/>
              <w:bCs w:val="0"/>
              <w:i w:val="0"/>
              <w:iCs w:val="0"/>
              <w:caps w:val="0"/>
              <w:smallCaps w:val="0"/>
              <w:strike w:val="0"/>
              <w:dstrike w:val="0"/>
              <w:position w:val="0"/>
              <w:sz w:val="28"/>
              <w:szCs w:val="22"/>
              <w:shd w:val="clear" w:fill="auto"/>
              <w:vertAlign w:val="baseline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</w:rPr>
            <w:t>2.2.2.2. Проектирование модели данных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tab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 PAGEREF _Toc30861 \h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</w:rPr>
            <w:t>14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  <w:r>
            <w:rPr>
              <w:rFonts w:hint="default" w:ascii="Times New Roman" w:hAnsi="Times New Roman" w:eastAsia="Arial" w:cs="Times New Roman"/>
              <w:bCs w:val="0"/>
              <w:i w:val="0"/>
              <w:iCs w:val="0"/>
              <w:caps w:val="0"/>
              <w:smallCaps w:val="0"/>
              <w:strike w:val="0"/>
              <w:dstrike w:val="0"/>
              <w:color w:val="000000"/>
              <w:position w:val="0"/>
              <w:sz w:val="28"/>
              <w:szCs w:val="22"/>
              <w:u w:val="none"/>
              <w:shd w:val="clear" w:fill="auto"/>
              <w:vertAlign w:val="baseline"/>
            </w:rPr>
            <w:fldChar w:fldCharType="end"/>
          </w:r>
        </w:p>
        <w:p w14:paraId="32AAD082">
          <w:pPr>
            <w:pStyle w:val="21"/>
            <w:keepNext w:val="0"/>
            <w:keepLines w:val="0"/>
            <w:pageBreakBefore w:val="0"/>
            <w:widowControl/>
            <w:tabs>
              <w:tab w:val="right" w:leader="dot" w:pos="9354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252" w:lineRule="auto"/>
            <w:textAlignment w:val="auto"/>
            <w:rPr>
              <w:rFonts w:hint="default" w:ascii="Times New Roman" w:hAnsi="Times New Roman" w:cs="Times New Roman"/>
              <w:sz w:val="28"/>
              <w:szCs w:val="28"/>
            </w:rPr>
          </w:pPr>
          <w:r>
            <w:rPr>
              <w:rFonts w:hint="default" w:ascii="Times New Roman" w:hAnsi="Times New Roman" w:eastAsia="Arial" w:cs="Times New Roman"/>
              <w:bCs w:val="0"/>
              <w:i w:val="0"/>
              <w:iCs w:val="0"/>
              <w:caps w:val="0"/>
              <w:smallCaps w:val="0"/>
              <w:strike w:val="0"/>
              <w:dstrike w:val="0"/>
              <w:color w:val="000000"/>
              <w:position w:val="0"/>
              <w:sz w:val="28"/>
              <w:szCs w:val="22"/>
              <w:u w:val="none"/>
              <w:shd w:val="clear" w:fill="auto"/>
              <w:vertAlign w:val="baseline"/>
            </w:rPr>
            <w:fldChar w:fldCharType="begin"/>
          </w:r>
          <w:r>
            <w:rPr>
              <w:rFonts w:hint="default" w:ascii="Times New Roman" w:hAnsi="Times New Roman" w:eastAsia="Arial" w:cs="Times New Roman"/>
              <w:bCs w:val="0"/>
              <w:i w:val="0"/>
              <w:iCs w:val="0"/>
              <w:caps w:val="0"/>
              <w:smallCaps w:val="0"/>
              <w:strike w:val="0"/>
              <w:dstrike w:val="0"/>
              <w:position w:val="0"/>
              <w:sz w:val="28"/>
              <w:szCs w:val="22"/>
              <w:shd w:val="clear" w:fill="auto"/>
              <w:vertAlign w:val="baseline"/>
            </w:rPr>
            <w:instrText xml:space="preserve"> HYPERLINK \l _Toc6087 </w:instrText>
          </w:r>
          <w:r>
            <w:rPr>
              <w:rFonts w:hint="default" w:ascii="Times New Roman" w:hAnsi="Times New Roman" w:eastAsia="Arial" w:cs="Times New Roman"/>
              <w:bCs w:val="0"/>
              <w:i w:val="0"/>
              <w:iCs w:val="0"/>
              <w:caps w:val="0"/>
              <w:smallCaps w:val="0"/>
              <w:strike w:val="0"/>
              <w:dstrike w:val="0"/>
              <w:position w:val="0"/>
              <w:sz w:val="28"/>
              <w:szCs w:val="22"/>
              <w:shd w:val="clear" w:fill="auto"/>
              <w:vertAlign w:val="baseline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</w:rPr>
            <w:t xml:space="preserve">2.2.2.3. Реализация ключевых алгоритмов </w:t>
          </w:r>
          <w:r>
            <w:rPr>
              <w:rFonts w:hint="default" w:ascii="Times New Roman" w:hAnsi="Times New Roman" w:cs="Times New Roman"/>
              <w:sz w:val="28"/>
              <w:szCs w:val="28"/>
              <w:lang w:val="ru-RU"/>
            </w:rPr>
            <w:t>архитектуры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tab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 PAGEREF _Toc6087 \h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</w:rPr>
            <w:t>16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  <w:r>
            <w:rPr>
              <w:rFonts w:hint="default" w:ascii="Times New Roman" w:hAnsi="Times New Roman" w:eastAsia="Arial" w:cs="Times New Roman"/>
              <w:bCs w:val="0"/>
              <w:i w:val="0"/>
              <w:iCs w:val="0"/>
              <w:caps w:val="0"/>
              <w:smallCaps w:val="0"/>
              <w:strike w:val="0"/>
              <w:dstrike w:val="0"/>
              <w:color w:val="000000"/>
              <w:position w:val="0"/>
              <w:sz w:val="28"/>
              <w:szCs w:val="22"/>
              <w:u w:val="none"/>
              <w:shd w:val="clear" w:fill="auto"/>
              <w:vertAlign w:val="baseline"/>
            </w:rPr>
            <w:fldChar w:fldCharType="end"/>
          </w:r>
        </w:p>
        <w:p w14:paraId="0EDECA04">
          <w:pPr>
            <w:pStyle w:val="19"/>
            <w:keepNext w:val="0"/>
            <w:keepLines w:val="0"/>
            <w:pageBreakBefore w:val="0"/>
            <w:widowControl/>
            <w:tabs>
              <w:tab w:val="right" w:leader="dot" w:pos="9354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252" w:lineRule="auto"/>
            <w:textAlignment w:val="auto"/>
            <w:rPr>
              <w:rFonts w:hint="default" w:ascii="Times New Roman" w:hAnsi="Times New Roman" w:cs="Times New Roman"/>
              <w:sz w:val="28"/>
              <w:szCs w:val="28"/>
            </w:rPr>
          </w:pPr>
          <w:r>
            <w:rPr>
              <w:rFonts w:hint="default" w:ascii="Times New Roman" w:hAnsi="Times New Roman" w:eastAsia="Arial" w:cs="Times New Roman"/>
              <w:bCs w:val="0"/>
              <w:i w:val="0"/>
              <w:iCs w:val="0"/>
              <w:caps w:val="0"/>
              <w:smallCaps w:val="0"/>
              <w:strike w:val="0"/>
              <w:dstrike w:val="0"/>
              <w:color w:val="000000"/>
              <w:position w:val="0"/>
              <w:sz w:val="28"/>
              <w:szCs w:val="22"/>
              <w:u w:val="none"/>
              <w:shd w:val="clear" w:fill="auto"/>
              <w:vertAlign w:val="baseline"/>
            </w:rPr>
            <w:fldChar w:fldCharType="begin"/>
          </w:r>
          <w:r>
            <w:rPr>
              <w:rFonts w:hint="default" w:ascii="Times New Roman" w:hAnsi="Times New Roman" w:eastAsia="Arial" w:cs="Times New Roman"/>
              <w:bCs w:val="0"/>
              <w:i w:val="0"/>
              <w:iCs w:val="0"/>
              <w:caps w:val="0"/>
              <w:smallCaps w:val="0"/>
              <w:strike w:val="0"/>
              <w:dstrike w:val="0"/>
              <w:position w:val="0"/>
              <w:sz w:val="28"/>
              <w:szCs w:val="22"/>
              <w:shd w:val="clear" w:fill="auto"/>
              <w:vertAlign w:val="baseline"/>
            </w:rPr>
            <w:instrText xml:space="preserve"> HYPERLINK \l _Toc22215 </w:instrText>
          </w:r>
          <w:r>
            <w:rPr>
              <w:rFonts w:hint="default" w:ascii="Times New Roman" w:hAnsi="Times New Roman" w:eastAsia="Arial" w:cs="Times New Roman"/>
              <w:bCs w:val="0"/>
              <w:i w:val="0"/>
              <w:iCs w:val="0"/>
              <w:caps w:val="0"/>
              <w:smallCaps w:val="0"/>
              <w:strike w:val="0"/>
              <w:dstrike w:val="0"/>
              <w:position w:val="0"/>
              <w:sz w:val="28"/>
              <w:szCs w:val="22"/>
              <w:shd w:val="clear" w:fill="auto"/>
              <w:vertAlign w:val="baseline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</w:rPr>
            <w:t>2.2.3. Развёртывание и эксплуатация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tab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 PAGEREF _Toc22215 \h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</w:rPr>
            <w:t>18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  <w:r>
            <w:rPr>
              <w:rFonts w:hint="default" w:ascii="Times New Roman" w:hAnsi="Times New Roman" w:eastAsia="Arial" w:cs="Times New Roman"/>
              <w:bCs w:val="0"/>
              <w:i w:val="0"/>
              <w:iCs w:val="0"/>
              <w:caps w:val="0"/>
              <w:smallCaps w:val="0"/>
              <w:strike w:val="0"/>
              <w:dstrike w:val="0"/>
              <w:color w:val="000000"/>
              <w:position w:val="0"/>
              <w:sz w:val="28"/>
              <w:szCs w:val="22"/>
              <w:u w:val="none"/>
              <w:shd w:val="clear" w:fill="auto"/>
              <w:vertAlign w:val="baseline"/>
            </w:rPr>
            <w:fldChar w:fldCharType="end"/>
          </w:r>
        </w:p>
        <w:p w14:paraId="04871DB2">
          <w:pPr>
            <w:pStyle w:val="21"/>
            <w:keepNext w:val="0"/>
            <w:keepLines w:val="0"/>
            <w:pageBreakBefore w:val="0"/>
            <w:widowControl/>
            <w:tabs>
              <w:tab w:val="right" w:leader="dot" w:pos="9354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252" w:lineRule="auto"/>
            <w:textAlignment w:val="auto"/>
            <w:rPr>
              <w:rFonts w:hint="default" w:ascii="Times New Roman" w:hAnsi="Times New Roman" w:cs="Times New Roman"/>
              <w:sz w:val="28"/>
              <w:szCs w:val="28"/>
            </w:rPr>
          </w:pPr>
          <w:r>
            <w:rPr>
              <w:rFonts w:hint="default" w:ascii="Times New Roman" w:hAnsi="Times New Roman" w:eastAsia="Arial" w:cs="Times New Roman"/>
              <w:bCs w:val="0"/>
              <w:i w:val="0"/>
              <w:iCs w:val="0"/>
              <w:caps w:val="0"/>
              <w:smallCaps w:val="0"/>
              <w:strike w:val="0"/>
              <w:dstrike w:val="0"/>
              <w:color w:val="000000"/>
              <w:position w:val="0"/>
              <w:sz w:val="28"/>
              <w:szCs w:val="22"/>
              <w:u w:val="none"/>
              <w:shd w:val="clear" w:fill="auto"/>
              <w:vertAlign w:val="baseline"/>
            </w:rPr>
            <w:fldChar w:fldCharType="begin"/>
          </w:r>
          <w:r>
            <w:rPr>
              <w:rFonts w:hint="default" w:ascii="Times New Roman" w:hAnsi="Times New Roman" w:eastAsia="Arial" w:cs="Times New Roman"/>
              <w:bCs w:val="0"/>
              <w:i w:val="0"/>
              <w:iCs w:val="0"/>
              <w:caps w:val="0"/>
              <w:smallCaps w:val="0"/>
              <w:strike w:val="0"/>
              <w:dstrike w:val="0"/>
              <w:position w:val="0"/>
              <w:sz w:val="28"/>
              <w:szCs w:val="22"/>
              <w:shd w:val="clear" w:fill="auto"/>
              <w:vertAlign w:val="baseline"/>
            </w:rPr>
            <w:instrText xml:space="preserve"> HYPERLINK \l _Toc8298 </w:instrText>
          </w:r>
          <w:r>
            <w:rPr>
              <w:rFonts w:hint="default" w:ascii="Times New Roman" w:hAnsi="Times New Roman" w:eastAsia="Arial" w:cs="Times New Roman"/>
              <w:bCs w:val="0"/>
              <w:i w:val="0"/>
              <w:iCs w:val="0"/>
              <w:caps w:val="0"/>
              <w:smallCaps w:val="0"/>
              <w:strike w:val="0"/>
              <w:dstrike w:val="0"/>
              <w:position w:val="0"/>
              <w:sz w:val="28"/>
              <w:szCs w:val="22"/>
              <w:shd w:val="clear" w:fill="auto"/>
              <w:vertAlign w:val="baseline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</w:rPr>
            <w:t>2.2.3.1. Системные требования и подготовка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tab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 PAGEREF _Toc8298 \h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</w:rPr>
            <w:t>18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  <w:r>
            <w:rPr>
              <w:rFonts w:hint="default" w:ascii="Times New Roman" w:hAnsi="Times New Roman" w:eastAsia="Arial" w:cs="Times New Roman"/>
              <w:bCs w:val="0"/>
              <w:i w:val="0"/>
              <w:iCs w:val="0"/>
              <w:caps w:val="0"/>
              <w:smallCaps w:val="0"/>
              <w:strike w:val="0"/>
              <w:dstrike w:val="0"/>
              <w:color w:val="000000"/>
              <w:position w:val="0"/>
              <w:sz w:val="28"/>
              <w:szCs w:val="22"/>
              <w:u w:val="none"/>
              <w:shd w:val="clear" w:fill="auto"/>
              <w:vertAlign w:val="baseline"/>
            </w:rPr>
            <w:fldChar w:fldCharType="end"/>
          </w:r>
        </w:p>
        <w:p w14:paraId="5A71ABB4">
          <w:pPr>
            <w:pStyle w:val="21"/>
            <w:keepNext w:val="0"/>
            <w:keepLines w:val="0"/>
            <w:pageBreakBefore w:val="0"/>
            <w:widowControl/>
            <w:tabs>
              <w:tab w:val="right" w:leader="dot" w:pos="9354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252" w:lineRule="auto"/>
            <w:textAlignment w:val="auto"/>
            <w:rPr>
              <w:rFonts w:hint="default" w:ascii="Times New Roman" w:hAnsi="Times New Roman" w:cs="Times New Roman"/>
              <w:sz w:val="28"/>
              <w:szCs w:val="28"/>
            </w:rPr>
          </w:pPr>
          <w:r>
            <w:rPr>
              <w:rFonts w:hint="default" w:ascii="Times New Roman" w:hAnsi="Times New Roman" w:eastAsia="Arial" w:cs="Times New Roman"/>
              <w:bCs w:val="0"/>
              <w:i w:val="0"/>
              <w:iCs w:val="0"/>
              <w:caps w:val="0"/>
              <w:smallCaps w:val="0"/>
              <w:strike w:val="0"/>
              <w:dstrike w:val="0"/>
              <w:color w:val="000000"/>
              <w:position w:val="0"/>
              <w:sz w:val="28"/>
              <w:szCs w:val="22"/>
              <w:u w:val="none"/>
              <w:shd w:val="clear" w:fill="auto"/>
              <w:vertAlign w:val="baseline"/>
            </w:rPr>
            <w:fldChar w:fldCharType="begin"/>
          </w:r>
          <w:r>
            <w:rPr>
              <w:rFonts w:hint="default" w:ascii="Times New Roman" w:hAnsi="Times New Roman" w:eastAsia="Arial" w:cs="Times New Roman"/>
              <w:bCs w:val="0"/>
              <w:i w:val="0"/>
              <w:iCs w:val="0"/>
              <w:caps w:val="0"/>
              <w:smallCaps w:val="0"/>
              <w:strike w:val="0"/>
              <w:dstrike w:val="0"/>
              <w:position w:val="0"/>
              <w:sz w:val="28"/>
              <w:szCs w:val="22"/>
              <w:shd w:val="clear" w:fill="auto"/>
              <w:vertAlign w:val="baseline"/>
            </w:rPr>
            <w:instrText xml:space="preserve"> HYPERLINK \l _Toc22923 </w:instrText>
          </w:r>
          <w:r>
            <w:rPr>
              <w:rFonts w:hint="default" w:ascii="Times New Roman" w:hAnsi="Times New Roman" w:eastAsia="Arial" w:cs="Times New Roman"/>
              <w:bCs w:val="0"/>
              <w:i w:val="0"/>
              <w:iCs w:val="0"/>
              <w:caps w:val="0"/>
              <w:smallCaps w:val="0"/>
              <w:strike w:val="0"/>
              <w:dstrike w:val="0"/>
              <w:position w:val="0"/>
              <w:sz w:val="28"/>
              <w:szCs w:val="22"/>
              <w:shd w:val="clear" w:fill="auto"/>
              <w:vertAlign w:val="baseline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</w:rPr>
            <w:t>2.2.3.2. Процедура установки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tab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 PAGEREF _Toc22923 \h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</w:rPr>
            <w:t>19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  <w:r>
            <w:rPr>
              <w:rFonts w:hint="default" w:ascii="Times New Roman" w:hAnsi="Times New Roman" w:eastAsia="Arial" w:cs="Times New Roman"/>
              <w:bCs w:val="0"/>
              <w:i w:val="0"/>
              <w:iCs w:val="0"/>
              <w:caps w:val="0"/>
              <w:smallCaps w:val="0"/>
              <w:strike w:val="0"/>
              <w:dstrike w:val="0"/>
              <w:color w:val="000000"/>
              <w:position w:val="0"/>
              <w:sz w:val="28"/>
              <w:szCs w:val="22"/>
              <w:u w:val="none"/>
              <w:shd w:val="clear" w:fill="auto"/>
              <w:vertAlign w:val="baseline"/>
            </w:rPr>
            <w:fldChar w:fldCharType="end"/>
          </w:r>
        </w:p>
        <w:p w14:paraId="58DB652E">
          <w:pPr>
            <w:pStyle w:val="21"/>
            <w:keepNext w:val="0"/>
            <w:keepLines w:val="0"/>
            <w:pageBreakBefore w:val="0"/>
            <w:widowControl/>
            <w:tabs>
              <w:tab w:val="right" w:leader="dot" w:pos="9354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252" w:lineRule="auto"/>
            <w:textAlignment w:val="auto"/>
            <w:rPr>
              <w:rFonts w:hint="default" w:ascii="Times New Roman" w:hAnsi="Times New Roman" w:cs="Times New Roman"/>
              <w:sz w:val="28"/>
              <w:szCs w:val="28"/>
            </w:rPr>
          </w:pPr>
          <w:r>
            <w:rPr>
              <w:rFonts w:hint="default" w:ascii="Times New Roman" w:hAnsi="Times New Roman" w:eastAsia="Arial" w:cs="Times New Roman"/>
              <w:bCs w:val="0"/>
              <w:i w:val="0"/>
              <w:iCs w:val="0"/>
              <w:caps w:val="0"/>
              <w:smallCaps w:val="0"/>
              <w:strike w:val="0"/>
              <w:dstrike w:val="0"/>
              <w:color w:val="000000"/>
              <w:position w:val="0"/>
              <w:sz w:val="28"/>
              <w:szCs w:val="22"/>
              <w:u w:val="none"/>
              <w:shd w:val="clear" w:fill="auto"/>
              <w:vertAlign w:val="baseline"/>
            </w:rPr>
            <w:fldChar w:fldCharType="begin"/>
          </w:r>
          <w:r>
            <w:rPr>
              <w:rFonts w:hint="default" w:ascii="Times New Roman" w:hAnsi="Times New Roman" w:eastAsia="Arial" w:cs="Times New Roman"/>
              <w:bCs w:val="0"/>
              <w:i w:val="0"/>
              <w:iCs w:val="0"/>
              <w:caps w:val="0"/>
              <w:smallCaps w:val="0"/>
              <w:strike w:val="0"/>
              <w:dstrike w:val="0"/>
              <w:position w:val="0"/>
              <w:sz w:val="28"/>
              <w:szCs w:val="22"/>
              <w:shd w:val="clear" w:fill="auto"/>
              <w:vertAlign w:val="baseline"/>
            </w:rPr>
            <w:instrText xml:space="preserve"> HYPERLINK \l _Toc11834 </w:instrText>
          </w:r>
          <w:r>
            <w:rPr>
              <w:rFonts w:hint="default" w:ascii="Times New Roman" w:hAnsi="Times New Roman" w:eastAsia="Arial" w:cs="Times New Roman"/>
              <w:bCs w:val="0"/>
              <w:i w:val="0"/>
              <w:iCs w:val="0"/>
              <w:caps w:val="0"/>
              <w:smallCaps w:val="0"/>
              <w:strike w:val="0"/>
              <w:dstrike w:val="0"/>
              <w:position w:val="0"/>
              <w:sz w:val="28"/>
              <w:szCs w:val="22"/>
              <w:shd w:val="clear" w:fill="auto"/>
              <w:vertAlign w:val="baseline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</w:rPr>
            <w:t>2.2.3.3. Первоначальная настройка и ввод в эксплуатацию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tab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 PAGEREF _Toc11834 \h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</w:rPr>
            <w:t>20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  <w:r>
            <w:rPr>
              <w:rFonts w:hint="default" w:ascii="Times New Roman" w:hAnsi="Times New Roman" w:eastAsia="Arial" w:cs="Times New Roman"/>
              <w:bCs w:val="0"/>
              <w:i w:val="0"/>
              <w:iCs w:val="0"/>
              <w:caps w:val="0"/>
              <w:smallCaps w:val="0"/>
              <w:strike w:val="0"/>
              <w:dstrike w:val="0"/>
              <w:color w:val="000000"/>
              <w:position w:val="0"/>
              <w:sz w:val="28"/>
              <w:szCs w:val="22"/>
              <w:u w:val="none"/>
              <w:shd w:val="clear" w:fill="auto"/>
              <w:vertAlign w:val="baseline"/>
            </w:rPr>
            <w:fldChar w:fldCharType="end"/>
          </w:r>
        </w:p>
        <w:p w14:paraId="16E8B511">
          <w:pPr>
            <w:pStyle w:val="21"/>
            <w:keepNext w:val="0"/>
            <w:keepLines w:val="0"/>
            <w:pageBreakBefore w:val="0"/>
            <w:widowControl/>
            <w:tabs>
              <w:tab w:val="right" w:leader="dot" w:pos="9354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252" w:lineRule="auto"/>
            <w:textAlignment w:val="auto"/>
            <w:rPr>
              <w:rFonts w:hint="default" w:ascii="Times New Roman" w:hAnsi="Times New Roman" w:cs="Times New Roman"/>
              <w:sz w:val="28"/>
              <w:szCs w:val="28"/>
            </w:rPr>
          </w:pPr>
          <w:r>
            <w:rPr>
              <w:rFonts w:hint="default" w:ascii="Times New Roman" w:hAnsi="Times New Roman" w:eastAsia="Arial" w:cs="Times New Roman"/>
              <w:bCs w:val="0"/>
              <w:i w:val="0"/>
              <w:iCs w:val="0"/>
              <w:caps w:val="0"/>
              <w:smallCaps w:val="0"/>
              <w:strike w:val="0"/>
              <w:dstrike w:val="0"/>
              <w:color w:val="000000"/>
              <w:position w:val="0"/>
              <w:sz w:val="28"/>
              <w:szCs w:val="22"/>
              <w:u w:val="none"/>
              <w:shd w:val="clear" w:fill="auto"/>
              <w:vertAlign w:val="baseline"/>
            </w:rPr>
            <w:fldChar w:fldCharType="begin"/>
          </w:r>
          <w:r>
            <w:rPr>
              <w:rFonts w:hint="default" w:ascii="Times New Roman" w:hAnsi="Times New Roman" w:eastAsia="Arial" w:cs="Times New Roman"/>
              <w:bCs w:val="0"/>
              <w:i w:val="0"/>
              <w:iCs w:val="0"/>
              <w:caps w:val="0"/>
              <w:smallCaps w:val="0"/>
              <w:strike w:val="0"/>
              <w:dstrike w:val="0"/>
              <w:position w:val="0"/>
              <w:sz w:val="28"/>
              <w:szCs w:val="22"/>
              <w:shd w:val="clear" w:fill="auto"/>
              <w:vertAlign w:val="baseline"/>
            </w:rPr>
            <w:instrText xml:space="preserve"> HYPERLINK \l _Toc10605 </w:instrText>
          </w:r>
          <w:r>
            <w:rPr>
              <w:rFonts w:hint="default" w:ascii="Times New Roman" w:hAnsi="Times New Roman" w:eastAsia="Arial" w:cs="Times New Roman"/>
              <w:bCs w:val="0"/>
              <w:i w:val="0"/>
              <w:iCs w:val="0"/>
              <w:caps w:val="0"/>
              <w:smallCaps w:val="0"/>
              <w:strike w:val="0"/>
              <w:dstrike w:val="0"/>
              <w:position w:val="0"/>
              <w:sz w:val="28"/>
              <w:szCs w:val="22"/>
              <w:shd w:val="clear" w:fill="auto"/>
              <w:vertAlign w:val="baseline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</w:rPr>
            <w:t>2.2.3.4. Обслуживание и администрирование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tab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 PAGEREF _Toc10605 \h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</w:rPr>
            <w:t>20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  <w:r>
            <w:rPr>
              <w:rFonts w:hint="default" w:ascii="Times New Roman" w:hAnsi="Times New Roman" w:eastAsia="Arial" w:cs="Times New Roman"/>
              <w:bCs w:val="0"/>
              <w:i w:val="0"/>
              <w:iCs w:val="0"/>
              <w:caps w:val="0"/>
              <w:smallCaps w:val="0"/>
              <w:strike w:val="0"/>
              <w:dstrike w:val="0"/>
              <w:color w:val="000000"/>
              <w:position w:val="0"/>
              <w:sz w:val="28"/>
              <w:szCs w:val="22"/>
              <w:u w:val="none"/>
              <w:shd w:val="clear" w:fill="auto"/>
              <w:vertAlign w:val="baseline"/>
            </w:rPr>
            <w:fldChar w:fldCharType="end"/>
          </w:r>
        </w:p>
        <w:p w14:paraId="68DE5371">
          <w:pPr>
            <w:pStyle w:val="21"/>
            <w:keepNext w:val="0"/>
            <w:keepLines w:val="0"/>
            <w:pageBreakBefore w:val="0"/>
            <w:widowControl/>
            <w:tabs>
              <w:tab w:val="right" w:leader="dot" w:pos="9354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252" w:lineRule="auto"/>
            <w:textAlignment w:val="auto"/>
            <w:rPr>
              <w:rFonts w:hint="default" w:ascii="Times New Roman" w:hAnsi="Times New Roman" w:cs="Times New Roman"/>
              <w:sz w:val="28"/>
              <w:szCs w:val="28"/>
            </w:rPr>
          </w:pPr>
          <w:r>
            <w:rPr>
              <w:rFonts w:hint="default" w:ascii="Times New Roman" w:hAnsi="Times New Roman" w:eastAsia="Arial" w:cs="Times New Roman"/>
              <w:bCs w:val="0"/>
              <w:i w:val="0"/>
              <w:iCs w:val="0"/>
              <w:caps w:val="0"/>
              <w:smallCaps w:val="0"/>
              <w:strike w:val="0"/>
              <w:dstrike w:val="0"/>
              <w:color w:val="000000"/>
              <w:position w:val="0"/>
              <w:sz w:val="28"/>
              <w:szCs w:val="22"/>
              <w:u w:val="none"/>
              <w:shd w:val="clear" w:fill="auto"/>
              <w:vertAlign w:val="baseline"/>
            </w:rPr>
            <w:fldChar w:fldCharType="begin"/>
          </w:r>
          <w:r>
            <w:rPr>
              <w:rFonts w:hint="default" w:ascii="Times New Roman" w:hAnsi="Times New Roman" w:eastAsia="Arial" w:cs="Times New Roman"/>
              <w:bCs w:val="0"/>
              <w:i w:val="0"/>
              <w:iCs w:val="0"/>
              <w:caps w:val="0"/>
              <w:smallCaps w:val="0"/>
              <w:strike w:val="0"/>
              <w:dstrike w:val="0"/>
              <w:position w:val="0"/>
              <w:sz w:val="28"/>
              <w:szCs w:val="22"/>
              <w:shd w:val="clear" w:fill="auto"/>
              <w:vertAlign w:val="baseline"/>
            </w:rPr>
            <w:instrText xml:space="preserve"> HYPERLINK \l _Toc8127 </w:instrText>
          </w:r>
          <w:r>
            <w:rPr>
              <w:rFonts w:hint="default" w:ascii="Times New Roman" w:hAnsi="Times New Roman" w:eastAsia="Arial" w:cs="Times New Roman"/>
              <w:bCs w:val="0"/>
              <w:i w:val="0"/>
              <w:iCs w:val="0"/>
              <w:caps w:val="0"/>
              <w:smallCaps w:val="0"/>
              <w:strike w:val="0"/>
              <w:dstrike w:val="0"/>
              <w:position w:val="0"/>
              <w:sz w:val="28"/>
              <w:szCs w:val="22"/>
              <w:shd w:val="clear" w:fill="auto"/>
              <w:vertAlign w:val="baseline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</w:rPr>
            <w:t>2.2.3.5. Рекомендации по эксплуатации в учебном процессе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tab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 PAGEREF _Toc8127 \h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</w:rPr>
            <w:t>21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  <w:r>
            <w:rPr>
              <w:rFonts w:hint="default" w:ascii="Times New Roman" w:hAnsi="Times New Roman" w:eastAsia="Arial" w:cs="Times New Roman"/>
              <w:bCs w:val="0"/>
              <w:i w:val="0"/>
              <w:iCs w:val="0"/>
              <w:caps w:val="0"/>
              <w:smallCaps w:val="0"/>
              <w:strike w:val="0"/>
              <w:dstrike w:val="0"/>
              <w:color w:val="000000"/>
              <w:position w:val="0"/>
              <w:sz w:val="28"/>
              <w:szCs w:val="22"/>
              <w:u w:val="none"/>
              <w:shd w:val="clear" w:fill="auto"/>
              <w:vertAlign w:val="baseline"/>
            </w:rPr>
            <w:fldChar w:fldCharType="end"/>
          </w:r>
        </w:p>
        <w:p w14:paraId="39DCB3E2">
          <w:pPr>
            <w:pStyle w:val="19"/>
            <w:keepNext w:val="0"/>
            <w:keepLines w:val="0"/>
            <w:pageBreakBefore w:val="0"/>
            <w:widowControl/>
            <w:tabs>
              <w:tab w:val="right" w:leader="dot" w:pos="9354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252" w:lineRule="auto"/>
            <w:textAlignment w:val="auto"/>
            <w:rPr>
              <w:rFonts w:hint="default" w:ascii="Times New Roman" w:hAnsi="Times New Roman" w:cs="Times New Roman"/>
              <w:sz w:val="28"/>
              <w:szCs w:val="28"/>
            </w:rPr>
          </w:pPr>
          <w:r>
            <w:rPr>
              <w:rFonts w:hint="default" w:ascii="Times New Roman" w:hAnsi="Times New Roman" w:eastAsia="Arial" w:cs="Times New Roman"/>
              <w:bCs w:val="0"/>
              <w:i w:val="0"/>
              <w:iCs w:val="0"/>
              <w:caps w:val="0"/>
              <w:smallCaps w:val="0"/>
              <w:strike w:val="0"/>
              <w:dstrike w:val="0"/>
              <w:color w:val="000000"/>
              <w:position w:val="0"/>
              <w:sz w:val="28"/>
              <w:szCs w:val="22"/>
              <w:u w:val="none"/>
              <w:shd w:val="clear" w:fill="auto"/>
              <w:vertAlign w:val="baseline"/>
            </w:rPr>
            <w:fldChar w:fldCharType="begin"/>
          </w:r>
          <w:r>
            <w:rPr>
              <w:rFonts w:hint="default" w:ascii="Times New Roman" w:hAnsi="Times New Roman" w:eastAsia="Arial" w:cs="Times New Roman"/>
              <w:bCs w:val="0"/>
              <w:i w:val="0"/>
              <w:iCs w:val="0"/>
              <w:caps w:val="0"/>
              <w:smallCaps w:val="0"/>
              <w:strike w:val="0"/>
              <w:dstrike w:val="0"/>
              <w:position w:val="0"/>
              <w:sz w:val="28"/>
              <w:szCs w:val="22"/>
              <w:shd w:val="clear" w:fill="auto"/>
              <w:vertAlign w:val="baseline"/>
            </w:rPr>
            <w:instrText xml:space="preserve"> HYPERLINK \l _Toc18933 </w:instrText>
          </w:r>
          <w:r>
            <w:rPr>
              <w:rFonts w:hint="default" w:ascii="Times New Roman" w:hAnsi="Times New Roman" w:eastAsia="Arial" w:cs="Times New Roman"/>
              <w:bCs w:val="0"/>
              <w:i w:val="0"/>
              <w:iCs w:val="0"/>
              <w:caps w:val="0"/>
              <w:smallCaps w:val="0"/>
              <w:strike w:val="0"/>
              <w:dstrike w:val="0"/>
              <w:position w:val="0"/>
              <w:sz w:val="28"/>
              <w:szCs w:val="22"/>
              <w:shd w:val="clear" w:fill="auto"/>
              <w:vertAlign w:val="baseline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</w:rPr>
            <w:t>2.2.4. Тестирование и результаты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tab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 PAGEREF _Toc18933 \h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</w:rPr>
            <w:t>22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  <w:r>
            <w:rPr>
              <w:rFonts w:hint="default" w:ascii="Times New Roman" w:hAnsi="Times New Roman" w:eastAsia="Arial" w:cs="Times New Roman"/>
              <w:bCs w:val="0"/>
              <w:i w:val="0"/>
              <w:iCs w:val="0"/>
              <w:caps w:val="0"/>
              <w:smallCaps w:val="0"/>
              <w:strike w:val="0"/>
              <w:dstrike w:val="0"/>
              <w:color w:val="000000"/>
              <w:position w:val="0"/>
              <w:sz w:val="28"/>
              <w:szCs w:val="22"/>
              <w:u w:val="none"/>
              <w:shd w:val="clear" w:fill="auto"/>
              <w:vertAlign w:val="baseline"/>
            </w:rPr>
            <w:fldChar w:fldCharType="end"/>
          </w:r>
        </w:p>
        <w:p w14:paraId="024E590F">
          <w:pPr>
            <w:pStyle w:val="21"/>
            <w:keepNext w:val="0"/>
            <w:keepLines w:val="0"/>
            <w:pageBreakBefore w:val="0"/>
            <w:widowControl/>
            <w:tabs>
              <w:tab w:val="right" w:leader="dot" w:pos="9354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252" w:lineRule="auto"/>
            <w:textAlignment w:val="auto"/>
            <w:rPr>
              <w:rFonts w:hint="default" w:ascii="Times New Roman" w:hAnsi="Times New Roman" w:cs="Times New Roman"/>
              <w:sz w:val="28"/>
              <w:szCs w:val="28"/>
            </w:rPr>
          </w:pPr>
          <w:r>
            <w:rPr>
              <w:rFonts w:hint="default" w:ascii="Times New Roman" w:hAnsi="Times New Roman" w:eastAsia="Arial" w:cs="Times New Roman"/>
              <w:bCs w:val="0"/>
              <w:i w:val="0"/>
              <w:iCs w:val="0"/>
              <w:caps w:val="0"/>
              <w:smallCaps w:val="0"/>
              <w:strike w:val="0"/>
              <w:dstrike w:val="0"/>
              <w:color w:val="000000"/>
              <w:position w:val="0"/>
              <w:sz w:val="28"/>
              <w:szCs w:val="22"/>
              <w:u w:val="none"/>
              <w:shd w:val="clear" w:fill="auto"/>
              <w:vertAlign w:val="baseline"/>
            </w:rPr>
            <w:fldChar w:fldCharType="begin"/>
          </w:r>
          <w:r>
            <w:rPr>
              <w:rFonts w:hint="default" w:ascii="Times New Roman" w:hAnsi="Times New Roman" w:eastAsia="Arial" w:cs="Times New Roman"/>
              <w:bCs w:val="0"/>
              <w:i w:val="0"/>
              <w:iCs w:val="0"/>
              <w:caps w:val="0"/>
              <w:smallCaps w:val="0"/>
              <w:strike w:val="0"/>
              <w:dstrike w:val="0"/>
              <w:position w:val="0"/>
              <w:sz w:val="28"/>
              <w:szCs w:val="22"/>
              <w:shd w:val="clear" w:fill="auto"/>
              <w:vertAlign w:val="baseline"/>
            </w:rPr>
            <w:instrText xml:space="preserve"> HYPERLINK \l _Toc5378 </w:instrText>
          </w:r>
          <w:r>
            <w:rPr>
              <w:rFonts w:hint="default" w:ascii="Times New Roman" w:hAnsi="Times New Roman" w:eastAsia="Arial" w:cs="Times New Roman"/>
              <w:bCs w:val="0"/>
              <w:i w:val="0"/>
              <w:iCs w:val="0"/>
              <w:caps w:val="0"/>
              <w:smallCaps w:val="0"/>
              <w:strike w:val="0"/>
              <w:dstrike w:val="0"/>
              <w:position w:val="0"/>
              <w:sz w:val="28"/>
              <w:szCs w:val="22"/>
              <w:shd w:val="clear" w:fill="auto"/>
              <w:vertAlign w:val="baseline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</w:rPr>
            <w:t>2.2.4.1. Методика проведения пилотного тестирования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tab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 PAGEREF _Toc5378 \h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</w:rPr>
            <w:t>22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  <w:r>
            <w:rPr>
              <w:rFonts w:hint="default" w:ascii="Times New Roman" w:hAnsi="Times New Roman" w:eastAsia="Arial" w:cs="Times New Roman"/>
              <w:bCs w:val="0"/>
              <w:i w:val="0"/>
              <w:iCs w:val="0"/>
              <w:caps w:val="0"/>
              <w:smallCaps w:val="0"/>
              <w:strike w:val="0"/>
              <w:dstrike w:val="0"/>
              <w:color w:val="000000"/>
              <w:position w:val="0"/>
              <w:sz w:val="28"/>
              <w:szCs w:val="22"/>
              <w:u w:val="none"/>
              <w:shd w:val="clear" w:fill="auto"/>
              <w:vertAlign w:val="baseline"/>
            </w:rPr>
            <w:fldChar w:fldCharType="end"/>
          </w:r>
        </w:p>
        <w:p w14:paraId="3ECEE847">
          <w:pPr>
            <w:pStyle w:val="21"/>
            <w:keepNext w:val="0"/>
            <w:keepLines w:val="0"/>
            <w:pageBreakBefore w:val="0"/>
            <w:widowControl/>
            <w:tabs>
              <w:tab w:val="right" w:leader="dot" w:pos="9354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252" w:lineRule="auto"/>
            <w:textAlignment w:val="auto"/>
            <w:rPr>
              <w:rFonts w:hint="default" w:ascii="Times New Roman" w:hAnsi="Times New Roman" w:cs="Times New Roman"/>
              <w:sz w:val="28"/>
              <w:szCs w:val="28"/>
            </w:rPr>
          </w:pPr>
          <w:r>
            <w:rPr>
              <w:rFonts w:hint="default" w:ascii="Times New Roman" w:hAnsi="Times New Roman" w:eastAsia="Arial" w:cs="Times New Roman"/>
              <w:bCs w:val="0"/>
              <w:i w:val="0"/>
              <w:iCs w:val="0"/>
              <w:caps w:val="0"/>
              <w:smallCaps w:val="0"/>
              <w:strike w:val="0"/>
              <w:dstrike w:val="0"/>
              <w:color w:val="000000"/>
              <w:position w:val="0"/>
              <w:sz w:val="28"/>
              <w:szCs w:val="22"/>
              <w:u w:val="none"/>
              <w:shd w:val="clear" w:fill="auto"/>
              <w:vertAlign w:val="baseline"/>
            </w:rPr>
            <w:fldChar w:fldCharType="begin"/>
          </w:r>
          <w:r>
            <w:rPr>
              <w:rFonts w:hint="default" w:ascii="Times New Roman" w:hAnsi="Times New Roman" w:eastAsia="Arial" w:cs="Times New Roman"/>
              <w:bCs w:val="0"/>
              <w:i w:val="0"/>
              <w:iCs w:val="0"/>
              <w:caps w:val="0"/>
              <w:smallCaps w:val="0"/>
              <w:strike w:val="0"/>
              <w:dstrike w:val="0"/>
              <w:position w:val="0"/>
              <w:sz w:val="28"/>
              <w:szCs w:val="22"/>
              <w:shd w:val="clear" w:fill="auto"/>
              <w:vertAlign w:val="baseline"/>
            </w:rPr>
            <w:instrText xml:space="preserve"> HYPERLINK \l _Toc17211 </w:instrText>
          </w:r>
          <w:r>
            <w:rPr>
              <w:rFonts w:hint="default" w:ascii="Times New Roman" w:hAnsi="Times New Roman" w:eastAsia="Arial" w:cs="Times New Roman"/>
              <w:bCs w:val="0"/>
              <w:i w:val="0"/>
              <w:iCs w:val="0"/>
              <w:caps w:val="0"/>
              <w:smallCaps w:val="0"/>
              <w:strike w:val="0"/>
              <w:dstrike w:val="0"/>
              <w:position w:val="0"/>
              <w:sz w:val="28"/>
              <w:szCs w:val="22"/>
              <w:shd w:val="clear" w:fill="auto"/>
              <w:vertAlign w:val="baseline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</w:rPr>
            <w:t>2.2.4.2. Полученные данные и метрики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tab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 PAGEREF _Toc17211 \h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</w:rPr>
            <w:t>22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  <w:r>
            <w:rPr>
              <w:rFonts w:hint="default" w:ascii="Times New Roman" w:hAnsi="Times New Roman" w:eastAsia="Arial" w:cs="Times New Roman"/>
              <w:bCs w:val="0"/>
              <w:i w:val="0"/>
              <w:iCs w:val="0"/>
              <w:caps w:val="0"/>
              <w:smallCaps w:val="0"/>
              <w:strike w:val="0"/>
              <w:dstrike w:val="0"/>
              <w:color w:val="000000"/>
              <w:position w:val="0"/>
              <w:sz w:val="28"/>
              <w:szCs w:val="22"/>
              <w:u w:val="none"/>
              <w:shd w:val="clear" w:fill="auto"/>
              <w:vertAlign w:val="baseline"/>
            </w:rPr>
            <w:fldChar w:fldCharType="end"/>
          </w:r>
        </w:p>
        <w:p w14:paraId="1D9E6A46">
          <w:pPr>
            <w:pStyle w:val="21"/>
            <w:keepNext w:val="0"/>
            <w:keepLines w:val="0"/>
            <w:pageBreakBefore w:val="0"/>
            <w:widowControl/>
            <w:tabs>
              <w:tab w:val="right" w:leader="dot" w:pos="9354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252" w:lineRule="auto"/>
            <w:textAlignment w:val="auto"/>
            <w:rPr>
              <w:rFonts w:hint="default" w:ascii="Times New Roman" w:hAnsi="Times New Roman" w:cs="Times New Roman"/>
              <w:sz w:val="28"/>
              <w:szCs w:val="28"/>
            </w:rPr>
          </w:pPr>
          <w:r>
            <w:rPr>
              <w:rFonts w:hint="default" w:ascii="Times New Roman" w:hAnsi="Times New Roman" w:eastAsia="Arial" w:cs="Times New Roman"/>
              <w:bCs w:val="0"/>
              <w:i w:val="0"/>
              <w:iCs w:val="0"/>
              <w:caps w:val="0"/>
              <w:smallCaps w:val="0"/>
              <w:strike w:val="0"/>
              <w:dstrike w:val="0"/>
              <w:color w:val="000000"/>
              <w:position w:val="0"/>
              <w:sz w:val="28"/>
              <w:szCs w:val="22"/>
              <w:u w:val="none"/>
              <w:shd w:val="clear" w:fill="auto"/>
              <w:vertAlign w:val="baseline"/>
            </w:rPr>
            <w:fldChar w:fldCharType="begin"/>
          </w:r>
          <w:r>
            <w:rPr>
              <w:rFonts w:hint="default" w:ascii="Times New Roman" w:hAnsi="Times New Roman" w:eastAsia="Arial" w:cs="Times New Roman"/>
              <w:bCs w:val="0"/>
              <w:i w:val="0"/>
              <w:iCs w:val="0"/>
              <w:caps w:val="0"/>
              <w:smallCaps w:val="0"/>
              <w:strike w:val="0"/>
              <w:dstrike w:val="0"/>
              <w:position w:val="0"/>
              <w:sz w:val="28"/>
              <w:szCs w:val="22"/>
              <w:shd w:val="clear" w:fill="auto"/>
              <w:vertAlign w:val="baseline"/>
            </w:rPr>
            <w:instrText xml:space="preserve"> HYPERLINK \l _Toc1315 </w:instrText>
          </w:r>
          <w:r>
            <w:rPr>
              <w:rFonts w:hint="default" w:ascii="Times New Roman" w:hAnsi="Times New Roman" w:eastAsia="Arial" w:cs="Times New Roman"/>
              <w:bCs w:val="0"/>
              <w:i w:val="0"/>
              <w:iCs w:val="0"/>
              <w:caps w:val="0"/>
              <w:smallCaps w:val="0"/>
              <w:strike w:val="0"/>
              <w:dstrike w:val="0"/>
              <w:position w:val="0"/>
              <w:sz w:val="28"/>
              <w:szCs w:val="22"/>
              <w:shd w:val="clear" w:fill="auto"/>
              <w:vertAlign w:val="baseline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</w:rPr>
            <w:t>2.2.4.3. Анализ результатов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tab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 PAGEREF _Toc1315 \h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</w:rPr>
            <w:t>23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  <w:r>
            <w:rPr>
              <w:rFonts w:hint="default" w:ascii="Times New Roman" w:hAnsi="Times New Roman" w:eastAsia="Arial" w:cs="Times New Roman"/>
              <w:bCs w:val="0"/>
              <w:i w:val="0"/>
              <w:iCs w:val="0"/>
              <w:caps w:val="0"/>
              <w:smallCaps w:val="0"/>
              <w:strike w:val="0"/>
              <w:dstrike w:val="0"/>
              <w:color w:val="000000"/>
              <w:position w:val="0"/>
              <w:sz w:val="28"/>
              <w:szCs w:val="22"/>
              <w:u w:val="none"/>
              <w:shd w:val="clear" w:fill="auto"/>
              <w:vertAlign w:val="baseline"/>
            </w:rPr>
            <w:fldChar w:fldCharType="end"/>
          </w:r>
        </w:p>
        <w:p w14:paraId="331C1E5E">
          <w:pPr>
            <w:pStyle w:val="21"/>
            <w:keepNext w:val="0"/>
            <w:keepLines w:val="0"/>
            <w:pageBreakBefore w:val="0"/>
            <w:widowControl/>
            <w:tabs>
              <w:tab w:val="right" w:leader="dot" w:pos="9354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252" w:lineRule="auto"/>
            <w:textAlignment w:val="auto"/>
            <w:rPr>
              <w:rFonts w:hint="default" w:ascii="Times New Roman" w:hAnsi="Times New Roman" w:cs="Times New Roman"/>
              <w:sz w:val="28"/>
              <w:szCs w:val="28"/>
            </w:rPr>
          </w:pPr>
          <w:r>
            <w:rPr>
              <w:rFonts w:hint="default" w:ascii="Times New Roman" w:hAnsi="Times New Roman" w:eastAsia="Arial" w:cs="Times New Roman"/>
              <w:bCs w:val="0"/>
              <w:i w:val="0"/>
              <w:iCs w:val="0"/>
              <w:caps w:val="0"/>
              <w:smallCaps w:val="0"/>
              <w:strike w:val="0"/>
              <w:dstrike w:val="0"/>
              <w:color w:val="000000"/>
              <w:position w:val="0"/>
              <w:sz w:val="28"/>
              <w:szCs w:val="22"/>
              <w:u w:val="none"/>
              <w:shd w:val="clear" w:fill="auto"/>
              <w:vertAlign w:val="baseline"/>
            </w:rPr>
            <w:fldChar w:fldCharType="begin"/>
          </w:r>
          <w:r>
            <w:rPr>
              <w:rFonts w:hint="default" w:ascii="Times New Roman" w:hAnsi="Times New Roman" w:eastAsia="Arial" w:cs="Times New Roman"/>
              <w:bCs w:val="0"/>
              <w:i w:val="0"/>
              <w:iCs w:val="0"/>
              <w:caps w:val="0"/>
              <w:smallCaps w:val="0"/>
              <w:strike w:val="0"/>
              <w:dstrike w:val="0"/>
              <w:position w:val="0"/>
              <w:sz w:val="28"/>
              <w:szCs w:val="22"/>
              <w:shd w:val="clear" w:fill="auto"/>
              <w:vertAlign w:val="baseline"/>
            </w:rPr>
            <w:instrText xml:space="preserve"> HYPERLINK \l _Toc10658 </w:instrText>
          </w:r>
          <w:r>
            <w:rPr>
              <w:rFonts w:hint="default" w:ascii="Times New Roman" w:hAnsi="Times New Roman" w:eastAsia="Arial" w:cs="Times New Roman"/>
              <w:bCs w:val="0"/>
              <w:i w:val="0"/>
              <w:iCs w:val="0"/>
              <w:caps w:val="0"/>
              <w:smallCaps w:val="0"/>
              <w:strike w:val="0"/>
              <w:dstrike w:val="0"/>
              <w:position w:val="0"/>
              <w:sz w:val="28"/>
              <w:szCs w:val="22"/>
              <w:shd w:val="clear" w:fill="auto"/>
              <w:vertAlign w:val="baseline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</w:rPr>
            <w:t>2.2.4.4. Ограничения и дальнейшие шаги по оценке эффективности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tab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 PAGEREF _Toc10658 \h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</w:rPr>
            <w:t>24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  <w:r>
            <w:rPr>
              <w:rFonts w:hint="default" w:ascii="Times New Roman" w:hAnsi="Times New Roman" w:eastAsia="Arial" w:cs="Times New Roman"/>
              <w:bCs w:val="0"/>
              <w:i w:val="0"/>
              <w:iCs w:val="0"/>
              <w:caps w:val="0"/>
              <w:smallCaps w:val="0"/>
              <w:strike w:val="0"/>
              <w:dstrike w:val="0"/>
              <w:color w:val="000000"/>
              <w:position w:val="0"/>
              <w:sz w:val="28"/>
              <w:szCs w:val="22"/>
              <w:u w:val="none"/>
              <w:shd w:val="clear" w:fill="auto"/>
              <w:vertAlign w:val="baseline"/>
            </w:rPr>
            <w:fldChar w:fldCharType="end"/>
          </w:r>
        </w:p>
        <w:p w14:paraId="6C795419">
          <w:pPr>
            <w:pStyle w:val="19"/>
            <w:keepNext w:val="0"/>
            <w:keepLines w:val="0"/>
            <w:pageBreakBefore w:val="0"/>
            <w:widowControl/>
            <w:tabs>
              <w:tab w:val="right" w:leader="dot" w:pos="9354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252" w:lineRule="auto"/>
            <w:textAlignment w:val="auto"/>
            <w:rPr>
              <w:rFonts w:hint="default" w:ascii="Times New Roman" w:hAnsi="Times New Roman" w:cs="Times New Roman"/>
              <w:sz w:val="28"/>
              <w:szCs w:val="28"/>
            </w:rPr>
          </w:pPr>
          <w:r>
            <w:rPr>
              <w:rFonts w:hint="default" w:ascii="Times New Roman" w:hAnsi="Times New Roman" w:eastAsia="Arial" w:cs="Times New Roman"/>
              <w:bCs w:val="0"/>
              <w:i w:val="0"/>
              <w:iCs w:val="0"/>
              <w:caps w:val="0"/>
              <w:smallCaps w:val="0"/>
              <w:strike w:val="0"/>
              <w:dstrike w:val="0"/>
              <w:color w:val="000000"/>
              <w:position w:val="0"/>
              <w:sz w:val="28"/>
              <w:szCs w:val="22"/>
              <w:u w:val="none"/>
              <w:shd w:val="clear" w:fill="auto"/>
              <w:vertAlign w:val="baseline"/>
            </w:rPr>
            <w:fldChar w:fldCharType="begin"/>
          </w:r>
          <w:r>
            <w:rPr>
              <w:rFonts w:hint="default" w:ascii="Times New Roman" w:hAnsi="Times New Roman" w:eastAsia="Arial" w:cs="Times New Roman"/>
              <w:bCs w:val="0"/>
              <w:i w:val="0"/>
              <w:iCs w:val="0"/>
              <w:caps w:val="0"/>
              <w:smallCaps w:val="0"/>
              <w:strike w:val="0"/>
              <w:dstrike w:val="0"/>
              <w:position w:val="0"/>
              <w:sz w:val="28"/>
              <w:szCs w:val="22"/>
              <w:shd w:val="clear" w:fill="auto"/>
              <w:vertAlign w:val="baseline"/>
            </w:rPr>
            <w:instrText xml:space="preserve"> HYPERLINK \l _Toc19889 </w:instrText>
          </w:r>
          <w:r>
            <w:rPr>
              <w:rFonts w:hint="default" w:ascii="Times New Roman" w:hAnsi="Times New Roman" w:eastAsia="Arial" w:cs="Times New Roman"/>
              <w:bCs w:val="0"/>
              <w:i w:val="0"/>
              <w:iCs w:val="0"/>
              <w:caps w:val="0"/>
              <w:smallCaps w:val="0"/>
              <w:strike w:val="0"/>
              <w:dstrike w:val="0"/>
              <w:position w:val="0"/>
              <w:sz w:val="28"/>
              <w:szCs w:val="22"/>
              <w:shd w:val="clear" w:fill="auto"/>
              <w:vertAlign w:val="baseline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</w:rPr>
            <w:t>2.2.5. Безопасность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tab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 PAGEREF _Toc19889 \h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</w:rPr>
            <w:t>24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  <w:r>
            <w:rPr>
              <w:rFonts w:hint="default" w:ascii="Times New Roman" w:hAnsi="Times New Roman" w:eastAsia="Arial" w:cs="Times New Roman"/>
              <w:bCs w:val="0"/>
              <w:i w:val="0"/>
              <w:iCs w:val="0"/>
              <w:caps w:val="0"/>
              <w:smallCaps w:val="0"/>
              <w:strike w:val="0"/>
              <w:dstrike w:val="0"/>
              <w:color w:val="000000"/>
              <w:position w:val="0"/>
              <w:sz w:val="28"/>
              <w:szCs w:val="22"/>
              <w:u w:val="none"/>
              <w:shd w:val="clear" w:fill="auto"/>
              <w:vertAlign w:val="baseline"/>
            </w:rPr>
            <w:fldChar w:fldCharType="end"/>
          </w:r>
        </w:p>
        <w:p w14:paraId="28144575">
          <w:pPr>
            <w:pStyle w:val="21"/>
            <w:keepNext w:val="0"/>
            <w:keepLines w:val="0"/>
            <w:pageBreakBefore w:val="0"/>
            <w:widowControl/>
            <w:tabs>
              <w:tab w:val="right" w:leader="dot" w:pos="9354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252" w:lineRule="auto"/>
            <w:textAlignment w:val="auto"/>
            <w:rPr>
              <w:rFonts w:hint="default" w:ascii="Times New Roman" w:hAnsi="Times New Roman" w:cs="Times New Roman"/>
              <w:sz w:val="28"/>
              <w:szCs w:val="28"/>
            </w:rPr>
          </w:pPr>
          <w:r>
            <w:rPr>
              <w:rFonts w:hint="default" w:ascii="Times New Roman" w:hAnsi="Times New Roman" w:eastAsia="Arial" w:cs="Times New Roman"/>
              <w:bCs w:val="0"/>
              <w:i w:val="0"/>
              <w:iCs w:val="0"/>
              <w:caps w:val="0"/>
              <w:smallCaps w:val="0"/>
              <w:strike w:val="0"/>
              <w:dstrike w:val="0"/>
              <w:color w:val="000000"/>
              <w:position w:val="0"/>
              <w:sz w:val="28"/>
              <w:szCs w:val="22"/>
              <w:u w:val="none"/>
              <w:shd w:val="clear" w:fill="auto"/>
              <w:vertAlign w:val="baseline"/>
            </w:rPr>
            <w:fldChar w:fldCharType="begin"/>
          </w:r>
          <w:r>
            <w:rPr>
              <w:rFonts w:hint="default" w:ascii="Times New Roman" w:hAnsi="Times New Roman" w:eastAsia="Arial" w:cs="Times New Roman"/>
              <w:bCs w:val="0"/>
              <w:i w:val="0"/>
              <w:iCs w:val="0"/>
              <w:caps w:val="0"/>
              <w:smallCaps w:val="0"/>
              <w:strike w:val="0"/>
              <w:dstrike w:val="0"/>
              <w:position w:val="0"/>
              <w:sz w:val="28"/>
              <w:szCs w:val="22"/>
              <w:shd w:val="clear" w:fill="auto"/>
              <w:vertAlign w:val="baseline"/>
            </w:rPr>
            <w:instrText xml:space="preserve"> HYPERLINK \l _Toc31821 </w:instrText>
          </w:r>
          <w:r>
            <w:rPr>
              <w:rFonts w:hint="default" w:ascii="Times New Roman" w:hAnsi="Times New Roman" w:eastAsia="Arial" w:cs="Times New Roman"/>
              <w:bCs w:val="0"/>
              <w:i w:val="0"/>
              <w:iCs w:val="0"/>
              <w:caps w:val="0"/>
              <w:smallCaps w:val="0"/>
              <w:strike w:val="0"/>
              <w:dstrike w:val="0"/>
              <w:position w:val="0"/>
              <w:sz w:val="28"/>
              <w:szCs w:val="22"/>
              <w:shd w:val="clear" w:fill="auto"/>
              <w:vertAlign w:val="baseline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</w:rPr>
            <w:t>2.2.5.1. Общий подход к безопасности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tab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 PAGEREF _Toc31821 \h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</w:rPr>
            <w:t>24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  <w:r>
            <w:rPr>
              <w:rFonts w:hint="default" w:ascii="Times New Roman" w:hAnsi="Times New Roman" w:eastAsia="Arial" w:cs="Times New Roman"/>
              <w:bCs w:val="0"/>
              <w:i w:val="0"/>
              <w:iCs w:val="0"/>
              <w:caps w:val="0"/>
              <w:smallCaps w:val="0"/>
              <w:strike w:val="0"/>
              <w:dstrike w:val="0"/>
              <w:color w:val="000000"/>
              <w:position w:val="0"/>
              <w:sz w:val="28"/>
              <w:szCs w:val="22"/>
              <w:u w:val="none"/>
              <w:shd w:val="clear" w:fill="auto"/>
              <w:vertAlign w:val="baseline"/>
            </w:rPr>
            <w:fldChar w:fldCharType="end"/>
          </w:r>
        </w:p>
        <w:p w14:paraId="4A5091E3">
          <w:pPr>
            <w:pStyle w:val="21"/>
            <w:keepNext w:val="0"/>
            <w:keepLines w:val="0"/>
            <w:pageBreakBefore w:val="0"/>
            <w:widowControl/>
            <w:tabs>
              <w:tab w:val="right" w:leader="dot" w:pos="9354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252" w:lineRule="auto"/>
            <w:textAlignment w:val="auto"/>
            <w:rPr>
              <w:rFonts w:hint="default" w:ascii="Times New Roman" w:hAnsi="Times New Roman" w:cs="Times New Roman"/>
              <w:sz w:val="28"/>
              <w:szCs w:val="28"/>
            </w:rPr>
          </w:pPr>
          <w:r>
            <w:rPr>
              <w:rFonts w:hint="default" w:ascii="Times New Roman" w:hAnsi="Times New Roman" w:eastAsia="Arial" w:cs="Times New Roman"/>
              <w:bCs w:val="0"/>
              <w:i w:val="0"/>
              <w:iCs w:val="0"/>
              <w:caps w:val="0"/>
              <w:smallCaps w:val="0"/>
              <w:strike w:val="0"/>
              <w:dstrike w:val="0"/>
              <w:color w:val="000000"/>
              <w:position w:val="0"/>
              <w:sz w:val="28"/>
              <w:szCs w:val="22"/>
              <w:u w:val="none"/>
              <w:shd w:val="clear" w:fill="auto"/>
              <w:vertAlign w:val="baseline"/>
            </w:rPr>
            <w:fldChar w:fldCharType="begin"/>
          </w:r>
          <w:r>
            <w:rPr>
              <w:rFonts w:hint="default" w:ascii="Times New Roman" w:hAnsi="Times New Roman" w:eastAsia="Arial" w:cs="Times New Roman"/>
              <w:bCs w:val="0"/>
              <w:i w:val="0"/>
              <w:iCs w:val="0"/>
              <w:caps w:val="0"/>
              <w:smallCaps w:val="0"/>
              <w:strike w:val="0"/>
              <w:dstrike w:val="0"/>
              <w:position w:val="0"/>
              <w:sz w:val="28"/>
              <w:szCs w:val="22"/>
              <w:shd w:val="clear" w:fill="auto"/>
              <w:vertAlign w:val="baseline"/>
            </w:rPr>
            <w:instrText xml:space="preserve"> HYPERLINK \l _Toc29135 </w:instrText>
          </w:r>
          <w:r>
            <w:rPr>
              <w:rFonts w:hint="default" w:ascii="Times New Roman" w:hAnsi="Times New Roman" w:eastAsia="Arial" w:cs="Times New Roman"/>
              <w:bCs w:val="0"/>
              <w:i w:val="0"/>
              <w:iCs w:val="0"/>
              <w:caps w:val="0"/>
              <w:smallCaps w:val="0"/>
              <w:strike w:val="0"/>
              <w:dstrike w:val="0"/>
              <w:position w:val="0"/>
              <w:sz w:val="28"/>
              <w:szCs w:val="22"/>
              <w:shd w:val="clear" w:fill="auto"/>
              <w:vertAlign w:val="baseline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</w:rPr>
            <w:t>2.2.5.2. Меры защиты, реализованные в платформе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tab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 PAGEREF _Toc29135 \h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</w:rPr>
            <w:t>25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  <w:r>
            <w:rPr>
              <w:rFonts w:hint="default" w:ascii="Times New Roman" w:hAnsi="Times New Roman" w:eastAsia="Arial" w:cs="Times New Roman"/>
              <w:bCs w:val="0"/>
              <w:i w:val="0"/>
              <w:iCs w:val="0"/>
              <w:caps w:val="0"/>
              <w:smallCaps w:val="0"/>
              <w:strike w:val="0"/>
              <w:dstrike w:val="0"/>
              <w:color w:val="000000"/>
              <w:position w:val="0"/>
              <w:sz w:val="28"/>
              <w:szCs w:val="22"/>
              <w:u w:val="none"/>
              <w:shd w:val="clear" w:fill="auto"/>
              <w:vertAlign w:val="baseline"/>
            </w:rPr>
            <w:fldChar w:fldCharType="end"/>
          </w:r>
        </w:p>
        <w:p w14:paraId="56B82BAC">
          <w:pPr>
            <w:pStyle w:val="21"/>
            <w:keepNext w:val="0"/>
            <w:keepLines w:val="0"/>
            <w:pageBreakBefore w:val="0"/>
            <w:widowControl/>
            <w:tabs>
              <w:tab w:val="right" w:leader="dot" w:pos="9354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252" w:lineRule="auto"/>
            <w:textAlignment w:val="auto"/>
            <w:rPr>
              <w:rFonts w:hint="default" w:ascii="Times New Roman" w:hAnsi="Times New Roman" w:cs="Times New Roman"/>
              <w:sz w:val="28"/>
              <w:szCs w:val="28"/>
            </w:rPr>
          </w:pPr>
          <w:r>
            <w:rPr>
              <w:rFonts w:hint="default" w:ascii="Times New Roman" w:hAnsi="Times New Roman" w:eastAsia="Arial" w:cs="Times New Roman"/>
              <w:bCs w:val="0"/>
              <w:i w:val="0"/>
              <w:iCs w:val="0"/>
              <w:caps w:val="0"/>
              <w:smallCaps w:val="0"/>
              <w:strike w:val="0"/>
              <w:dstrike w:val="0"/>
              <w:color w:val="000000"/>
              <w:position w:val="0"/>
              <w:sz w:val="28"/>
              <w:szCs w:val="22"/>
              <w:u w:val="none"/>
              <w:shd w:val="clear" w:fill="auto"/>
              <w:vertAlign w:val="baseline"/>
            </w:rPr>
            <w:fldChar w:fldCharType="begin"/>
          </w:r>
          <w:r>
            <w:rPr>
              <w:rFonts w:hint="default" w:ascii="Times New Roman" w:hAnsi="Times New Roman" w:eastAsia="Arial" w:cs="Times New Roman"/>
              <w:bCs w:val="0"/>
              <w:i w:val="0"/>
              <w:iCs w:val="0"/>
              <w:caps w:val="0"/>
              <w:smallCaps w:val="0"/>
              <w:strike w:val="0"/>
              <w:dstrike w:val="0"/>
              <w:position w:val="0"/>
              <w:sz w:val="28"/>
              <w:szCs w:val="22"/>
              <w:shd w:val="clear" w:fill="auto"/>
              <w:vertAlign w:val="baseline"/>
            </w:rPr>
            <w:instrText xml:space="preserve"> HYPERLINK \l _Toc22583 </w:instrText>
          </w:r>
          <w:r>
            <w:rPr>
              <w:rFonts w:hint="default" w:ascii="Times New Roman" w:hAnsi="Times New Roman" w:eastAsia="Arial" w:cs="Times New Roman"/>
              <w:bCs w:val="0"/>
              <w:i w:val="0"/>
              <w:iCs w:val="0"/>
              <w:caps w:val="0"/>
              <w:smallCaps w:val="0"/>
              <w:strike w:val="0"/>
              <w:dstrike w:val="0"/>
              <w:position w:val="0"/>
              <w:sz w:val="28"/>
              <w:szCs w:val="22"/>
              <w:shd w:val="clear" w:fill="auto"/>
              <w:vertAlign w:val="baseline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</w:rPr>
            <w:t>2.2.5.3. Ограничения и области для улучшения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tab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 PAGEREF _Toc22583 \h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</w:rPr>
            <w:t>26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  <w:r>
            <w:rPr>
              <w:rFonts w:hint="default" w:ascii="Times New Roman" w:hAnsi="Times New Roman" w:eastAsia="Arial" w:cs="Times New Roman"/>
              <w:bCs w:val="0"/>
              <w:i w:val="0"/>
              <w:iCs w:val="0"/>
              <w:caps w:val="0"/>
              <w:smallCaps w:val="0"/>
              <w:strike w:val="0"/>
              <w:dstrike w:val="0"/>
              <w:color w:val="000000"/>
              <w:position w:val="0"/>
              <w:sz w:val="28"/>
              <w:szCs w:val="22"/>
              <w:u w:val="none"/>
              <w:shd w:val="clear" w:fill="auto"/>
              <w:vertAlign w:val="baseline"/>
            </w:rPr>
            <w:fldChar w:fldCharType="end"/>
          </w:r>
        </w:p>
        <w:p w14:paraId="1CA38F9F">
          <w:pPr>
            <w:pStyle w:val="18"/>
            <w:keepNext w:val="0"/>
            <w:keepLines w:val="0"/>
            <w:pageBreakBefore w:val="0"/>
            <w:widowControl/>
            <w:tabs>
              <w:tab w:val="right" w:leader="dot" w:pos="9354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252" w:lineRule="auto"/>
            <w:textAlignment w:val="auto"/>
            <w:rPr>
              <w:rFonts w:hint="default" w:ascii="Times New Roman" w:hAnsi="Times New Roman" w:cs="Times New Roman"/>
              <w:sz w:val="28"/>
              <w:szCs w:val="28"/>
            </w:rPr>
          </w:pPr>
          <w:r>
            <w:rPr>
              <w:rFonts w:hint="default" w:ascii="Times New Roman" w:hAnsi="Times New Roman" w:eastAsia="Arial" w:cs="Times New Roman"/>
              <w:bCs w:val="0"/>
              <w:i w:val="0"/>
              <w:iCs w:val="0"/>
              <w:caps w:val="0"/>
              <w:smallCaps w:val="0"/>
              <w:strike w:val="0"/>
              <w:dstrike w:val="0"/>
              <w:color w:val="000000"/>
              <w:position w:val="0"/>
              <w:sz w:val="28"/>
              <w:szCs w:val="22"/>
              <w:u w:val="none"/>
              <w:shd w:val="clear" w:fill="auto"/>
              <w:vertAlign w:val="baseline"/>
            </w:rPr>
            <w:fldChar w:fldCharType="begin"/>
          </w:r>
          <w:r>
            <w:rPr>
              <w:rFonts w:hint="default" w:ascii="Times New Roman" w:hAnsi="Times New Roman" w:eastAsia="Arial" w:cs="Times New Roman"/>
              <w:bCs w:val="0"/>
              <w:i w:val="0"/>
              <w:iCs w:val="0"/>
              <w:caps w:val="0"/>
              <w:smallCaps w:val="0"/>
              <w:strike w:val="0"/>
              <w:dstrike w:val="0"/>
              <w:position w:val="0"/>
              <w:sz w:val="28"/>
              <w:szCs w:val="22"/>
              <w:shd w:val="clear" w:fill="auto"/>
              <w:vertAlign w:val="baseline"/>
            </w:rPr>
            <w:instrText xml:space="preserve"> HYPERLINK \l _Toc12132 </w:instrText>
          </w:r>
          <w:r>
            <w:rPr>
              <w:rFonts w:hint="default" w:ascii="Times New Roman" w:hAnsi="Times New Roman" w:eastAsia="Arial" w:cs="Times New Roman"/>
              <w:bCs w:val="0"/>
              <w:i w:val="0"/>
              <w:iCs w:val="0"/>
              <w:caps w:val="0"/>
              <w:smallCaps w:val="0"/>
              <w:strike w:val="0"/>
              <w:dstrike w:val="0"/>
              <w:position w:val="0"/>
              <w:sz w:val="28"/>
              <w:szCs w:val="22"/>
              <w:shd w:val="clear" w:fill="auto"/>
              <w:vertAlign w:val="baseline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</w:rPr>
            <w:t>ЗАКЛЮЧЕНИЕ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tab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 PAGEREF _Toc12132 \h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</w:rPr>
            <w:t>28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  <w:r>
            <w:rPr>
              <w:rFonts w:hint="default" w:ascii="Times New Roman" w:hAnsi="Times New Roman" w:eastAsia="Arial" w:cs="Times New Roman"/>
              <w:bCs w:val="0"/>
              <w:i w:val="0"/>
              <w:iCs w:val="0"/>
              <w:caps w:val="0"/>
              <w:smallCaps w:val="0"/>
              <w:strike w:val="0"/>
              <w:dstrike w:val="0"/>
              <w:color w:val="000000"/>
              <w:position w:val="0"/>
              <w:sz w:val="28"/>
              <w:szCs w:val="22"/>
              <w:u w:val="none"/>
              <w:shd w:val="clear" w:fill="auto"/>
              <w:vertAlign w:val="baseline"/>
            </w:rPr>
            <w:fldChar w:fldCharType="end"/>
          </w:r>
        </w:p>
        <w:p w14:paraId="19FD60ED">
          <w:pPr>
            <w:pStyle w:val="20"/>
            <w:keepNext w:val="0"/>
            <w:keepLines w:val="0"/>
            <w:pageBreakBefore w:val="0"/>
            <w:widowControl/>
            <w:tabs>
              <w:tab w:val="right" w:leader="dot" w:pos="9354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252" w:lineRule="auto"/>
            <w:textAlignment w:val="auto"/>
            <w:rPr>
              <w:rFonts w:hint="default" w:ascii="Times New Roman" w:hAnsi="Times New Roman" w:cs="Times New Roman"/>
              <w:sz w:val="28"/>
              <w:szCs w:val="28"/>
            </w:rPr>
          </w:pPr>
          <w:r>
            <w:rPr>
              <w:rFonts w:hint="default" w:ascii="Times New Roman" w:hAnsi="Times New Roman" w:eastAsia="Arial" w:cs="Times New Roman"/>
              <w:bCs w:val="0"/>
              <w:i w:val="0"/>
              <w:iCs w:val="0"/>
              <w:caps w:val="0"/>
              <w:smallCaps w:val="0"/>
              <w:strike w:val="0"/>
              <w:dstrike w:val="0"/>
              <w:color w:val="000000"/>
              <w:position w:val="0"/>
              <w:sz w:val="28"/>
              <w:szCs w:val="22"/>
              <w:u w:val="none"/>
              <w:shd w:val="clear" w:fill="auto"/>
              <w:vertAlign w:val="baseline"/>
            </w:rPr>
            <w:fldChar w:fldCharType="begin"/>
          </w:r>
          <w:r>
            <w:rPr>
              <w:rFonts w:hint="default" w:ascii="Times New Roman" w:hAnsi="Times New Roman" w:eastAsia="Arial" w:cs="Times New Roman"/>
              <w:bCs w:val="0"/>
              <w:i w:val="0"/>
              <w:iCs w:val="0"/>
              <w:caps w:val="0"/>
              <w:smallCaps w:val="0"/>
              <w:strike w:val="0"/>
              <w:dstrike w:val="0"/>
              <w:position w:val="0"/>
              <w:sz w:val="28"/>
              <w:szCs w:val="22"/>
              <w:shd w:val="clear" w:fill="auto"/>
              <w:vertAlign w:val="baseline"/>
            </w:rPr>
            <w:instrText xml:space="preserve"> HYPERLINK \l _Toc11548 </w:instrText>
          </w:r>
          <w:r>
            <w:rPr>
              <w:rFonts w:hint="default" w:ascii="Times New Roman" w:hAnsi="Times New Roman" w:eastAsia="Arial" w:cs="Times New Roman"/>
              <w:bCs w:val="0"/>
              <w:i w:val="0"/>
              <w:iCs w:val="0"/>
              <w:caps w:val="0"/>
              <w:smallCaps w:val="0"/>
              <w:strike w:val="0"/>
              <w:dstrike w:val="0"/>
              <w:position w:val="0"/>
              <w:sz w:val="28"/>
              <w:szCs w:val="22"/>
              <w:shd w:val="clear" w:fill="auto"/>
              <w:vertAlign w:val="baseline"/>
            </w:rPr>
            <w:fldChar w:fldCharType="separate"/>
          </w:r>
          <w:r>
            <w:rPr>
              <w:rFonts w:hint="default" w:ascii="Times New Roman" w:hAnsi="Times New Roman" w:cs="Times New Roman"/>
              <w:position w:val="0"/>
              <w:sz w:val="28"/>
              <w:szCs w:val="28"/>
              <w:vertAlign w:val="baseline"/>
            </w:rPr>
            <w:t>Выполнение поставленных задач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tab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 PAGEREF _Toc11548 \h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</w:rPr>
            <w:t>28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  <w:r>
            <w:rPr>
              <w:rFonts w:hint="default" w:ascii="Times New Roman" w:hAnsi="Times New Roman" w:eastAsia="Arial" w:cs="Times New Roman"/>
              <w:bCs w:val="0"/>
              <w:i w:val="0"/>
              <w:iCs w:val="0"/>
              <w:caps w:val="0"/>
              <w:smallCaps w:val="0"/>
              <w:strike w:val="0"/>
              <w:dstrike w:val="0"/>
              <w:color w:val="000000"/>
              <w:position w:val="0"/>
              <w:sz w:val="28"/>
              <w:szCs w:val="22"/>
              <w:u w:val="none"/>
              <w:shd w:val="clear" w:fill="auto"/>
              <w:vertAlign w:val="baseline"/>
            </w:rPr>
            <w:fldChar w:fldCharType="end"/>
          </w:r>
        </w:p>
        <w:p w14:paraId="5B2F8AF1">
          <w:pPr>
            <w:pStyle w:val="20"/>
            <w:keepNext w:val="0"/>
            <w:keepLines w:val="0"/>
            <w:pageBreakBefore w:val="0"/>
            <w:widowControl/>
            <w:tabs>
              <w:tab w:val="right" w:leader="dot" w:pos="9354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252" w:lineRule="auto"/>
            <w:textAlignment w:val="auto"/>
            <w:rPr>
              <w:rFonts w:hint="default" w:ascii="Times New Roman" w:hAnsi="Times New Roman" w:cs="Times New Roman"/>
              <w:sz w:val="28"/>
              <w:szCs w:val="28"/>
            </w:rPr>
          </w:pPr>
          <w:r>
            <w:rPr>
              <w:rFonts w:hint="default" w:ascii="Times New Roman" w:hAnsi="Times New Roman" w:eastAsia="Arial" w:cs="Times New Roman"/>
              <w:bCs w:val="0"/>
              <w:i w:val="0"/>
              <w:iCs w:val="0"/>
              <w:caps w:val="0"/>
              <w:smallCaps w:val="0"/>
              <w:strike w:val="0"/>
              <w:dstrike w:val="0"/>
              <w:color w:val="000000"/>
              <w:position w:val="0"/>
              <w:sz w:val="28"/>
              <w:szCs w:val="22"/>
              <w:u w:val="none"/>
              <w:shd w:val="clear" w:fill="auto"/>
              <w:vertAlign w:val="baseline"/>
            </w:rPr>
            <w:fldChar w:fldCharType="begin"/>
          </w:r>
          <w:r>
            <w:rPr>
              <w:rFonts w:hint="default" w:ascii="Times New Roman" w:hAnsi="Times New Roman" w:eastAsia="Arial" w:cs="Times New Roman"/>
              <w:bCs w:val="0"/>
              <w:i w:val="0"/>
              <w:iCs w:val="0"/>
              <w:caps w:val="0"/>
              <w:smallCaps w:val="0"/>
              <w:strike w:val="0"/>
              <w:dstrike w:val="0"/>
              <w:position w:val="0"/>
              <w:sz w:val="28"/>
              <w:szCs w:val="22"/>
              <w:shd w:val="clear" w:fill="auto"/>
              <w:vertAlign w:val="baseline"/>
            </w:rPr>
            <w:instrText xml:space="preserve"> HYPERLINK \l _Toc746 </w:instrText>
          </w:r>
          <w:r>
            <w:rPr>
              <w:rFonts w:hint="default" w:ascii="Times New Roman" w:hAnsi="Times New Roman" w:eastAsia="Arial" w:cs="Times New Roman"/>
              <w:bCs w:val="0"/>
              <w:i w:val="0"/>
              <w:iCs w:val="0"/>
              <w:caps w:val="0"/>
              <w:smallCaps w:val="0"/>
              <w:strike w:val="0"/>
              <w:dstrike w:val="0"/>
              <w:position w:val="0"/>
              <w:sz w:val="28"/>
              <w:szCs w:val="22"/>
              <w:shd w:val="clear" w:fill="auto"/>
              <w:vertAlign w:val="baseline"/>
            </w:rPr>
            <w:fldChar w:fldCharType="separate"/>
          </w:r>
          <w:r>
            <w:rPr>
              <w:rFonts w:hint="default" w:ascii="Times New Roman" w:hAnsi="Times New Roman" w:cs="Times New Roman"/>
              <w:position w:val="0"/>
              <w:sz w:val="28"/>
              <w:szCs w:val="28"/>
              <w:vertAlign w:val="baseline"/>
            </w:rPr>
            <w:t>Практическая значимость и научная новизна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tab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 PAGEREF _Toc746 \h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</w:rPr>
            <w:t>29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  <w:r>
            <w:rPr>
              <w:rFonts w:hint="default" w:ascii="Times New Roman" w:hAnsi="Times New Roman" w:eastAsia="Arial" w:cs="Times New Roman"/>
              <w:bCs w:val="0"/>
              <w:i w:val="0"/>
              <w:iCs w:val="0"/>
              <w:caps w:val="0"/>
              <w:smallCaps w:val="0"/>
              <w:strike w:val="0"/>
              <w:dstrike w:val="0"/>
              <w:color w:val="000000"/>
              <w:position w:val="0"/>
              <w:sz w:val="28"/>
              <w:szCs w:val="22"/>
              <w:u w:val="none"/>
              <w:shd w:val="clear" w:fill="auto"/>
              <w:vertAlign w:val="baseline"/>
            </w:rPr>
            <w:fldChar w:fldCharType="end"/>
          </w:r>
        </w:p>
        <w:p w14:paraId="72600157">
          <w:pPr>
            <w:pStyle w:val="20"/>
            <w:keepNext w:val="0"/>
            <w:keepLines w:val="0"/>
            <w:pageBreakBefore w:val="0"/>
            <w:widowControl/>
            <w:tabs>
              <w:tab w:val="right" w:leader="dot" w:pos="9354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252" w:lineRule="auto"/>
            <w:textAlignment w:val="auto"/>
            <w:rPr>
              <w:rFonts w:hint="default" w:ascii="Times New Roman" w:hAnsi="Times New Roman" w:cs="Times New Roman"/>
              <w:sz w:val="28"/>
              <w:szCs w:val="28"/>
            </w:rPr>
          </w:pPr>
          <w:r>
            <w:rPr>
              <w:rFonts w:hint="default" w:ascii="Times New Roman" w:hAnsi="Times New Roman" w:eastAsia="Arial" w:cs="Times New Roman"/>
              <w:bCs w:val="0"/>
              <w:i w:val="0"/>
              <w:iCs w:val="0"/>
              <w:caps w:val="0"/>
              <w:smallCaps w:val="0"/>
              <w:strike w:val="0"/>
              <w:dstrike w:val="0"/>
              <w:color w:val="000000"/>
              <w:position w:val="0"/>
              <w:sz w:val="28"/>
              <w:szCs w:val="22"/>
              <w:u w:val="none"/>
              <w:shd w:val="clear" w:fill="auto"/>
              <w:vertAlign w:val="baseline"/>
            </w:rPr>
            <w:fldChar w:fldCharType="begin"/>
          </w:r>
          <w:r>
            <w:rPr>
              <w:rFonts w:hint="default" w:ascii="Times New Roman" w:hAnsi="Times New Roman" w:eastAsia="Arial" w:cs="Times New Roman"/>
              <w:bCs w:val="0"/>
              <w:i w:val="0"/>
              <w:iCs w:val="0"/>
              <w:caps w:val="0"/>
              <w:smallCaps w:val="0"/>
              <w:strike w:val="0"/>
              <w:dstrike w:val="0"/>
              <w:position w:val="0"/>
              <w:sz w:val="28"/>
              <w:szCs w:val="22"/>
              <w:shd w:val="clear" w:fill="auto"/>
              <w:vertAlign w:val="baseline"/>
            </w:rPr>
            <w:instrText xml:space="preserve"> HYPERLINK \l _Toc19088 </w:instrText>
          </w:r>
          <w:r>
            <w:rPr>
              <w:rFonts w:hint="default" w:ascii="Times New Roman" w:hAnsi="Times New Roman" w:eastAsia="Arial" w:cs="Times New Roman"/>
              <w:bCs w:val="0"/>
              <w:i w:val="0"/>
              <w:iCs w:val="0"/>
              <w:caps w:val="0"/>
              <w:smallCaps w:val="0"/>
              <w:strike w:val="0"/>
              <w:dstrike w:val="0"/>
              <w:position w:val="0"/>
              <w:sz w:val="28"/>
              <w:szCs w:val="22"/>
              <w:shd w:val="clear" w:fill="auto"/>
              <w:vertAlign w:val="baseline"/>
            </w:rPr>
            <w:fldChar w:fldCharType="separate"/>
          </w:r>
          <w:r>
            <w:rPr>
              <w:rFonts w:hint="default" w:ascii="Times New Roman" w:hAnsi="Times New Roman" w:cs="Times New Roman"/>
              <w:position w:val="0"/>
              <w:sz w:val="28"/>
              <w:szCs w:val="28"/>
              <w:vertAlign w:val="baseline"/>
            </w:rPr>
            <w:t>Соответствие требованиям и итоговый вывод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tab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 PAGEREF _Toc19088 \h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</w:rPr>
            <w:t>30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  <w:r>
            <w:rPr>
              <w:rFonts w:hint="default" w:ascii="Times New Roman" w:hAnsi="Times New Roman" w:eastAsia="Arial" w:cs="Times New Roman"/>
              <w:bCs w:val="0"/>
              <w:i w:val="0"/>
              <w:iCs w:val="0"/>
              <w:caps w:val="0"/>
              <w:smallCaps w:val="0"/>
              <w:strike w:val="0"/>
              <w:dstrike w:val="0"/>
              <w:color w:val="000000"/>
              <w:position w:val="0"/>
              <w:sz w:val="28"/>
              <w:szCs w:val="22"/>
              <w:u w:val="none"/>
              <w:shd w:val="clear" w:fill="auto"/>
              <w:vertAlign w:val="baseline"/>
            </w:rPr>
            <w:fldChar w:fldCharType="end"/>
          </w:r>
        </w:p>
        <w:p w14:paraId="2769FC20">
          <w:pPr>
            <w:pStyle w:val="18"/>
            <w:keepNext w:val="0"/>
            <w:keepLines w:val="0"/>
            <w:pageBreakBefore w:val="0"/>
            <w:widowControl/>
            <w:tabs>
              <w:tab w:val="right" w:leader="dot" w:pos="9354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252" w:lineRule="auto"/>
            <w:textAlignment w:val="auto"/>
            <w:rPr>
              <w:rFonts w:hint="default" w:ascii="Times New Roman" w:hAnsi="Times New Roman" w:cs="Times New Roman"/>
              <w:sz w:val="28"/>
              <w:szCs w:val="28"/>
            </w:rPr>
          </w:pPr>
          <w:r>
            <w:rPr>
              <w:rFonts w:hint="default" w:ascii="Times New Roman" w:hAnsi="Times New Roman" w:eastAsia="Arial" w:cs="Times New Roman"/>
              <w:bCs w:val="0"/>
              <w:i w:val="0"/>
              <w:iCs w:val="0"/>
              <w:caps w:val="0"/>
              <w:smallCaps w:val="0"/>
              <w:strike w:val="0"/>
              <w:dstrike w:val="0"/>
              <w:color w:val="000000"/>
              <w:position w:val="0"/>
              <w:sz w:val="28"/>
              <w:szCs w:val="22"/>
              <w:u w:val="none"/>
              <w:shd w:val="clear" w:fill="auto"/>
              <w:vertAlign w:val="baseline"/>
            </w:rPr>
            <w:fldChar w:fldCharType="begin"/>
          </w:r>
          <w:r>
            <w:rPr>
              <w:rFonts w:hint="default" w:ascii="Times New Roman" w:hAnsi="Times New Roman" w:eastAsia="Arial" w:cs="Times New Roman"/>
              <w:bCs w:val="0"/>
              <w:i w:val="0"/>
              <w:iCs w:val="0"/>
              <w:caps w:val="0"/>
              <w:smallCaps w:val="0"/>
              <w:strike w:val="0"/>
              <w:dstrike w:val="0"/>
              <w:position w:val="0"/>
              <w:sz w:val="28"/>
              <w:szCs w:val="22"/>
              <w:shd w:val="clear" w:fill="auto"/>
              <w:vertAlign w:val="baseline"/>
            </w:rPr>
            <w:instrText xml:space="preserve"> HYPERLINK \l _Toc13977 </w:instrText>
          </w:r>
          <w:r>
            <w:rPr>
              <w:rFonts w:hint="default" w:ascii="Times New Roman" w:hAnsi="Times New Roman" w:eastAsia="Arial" w:cs="Times New Roman"/>
              <w:bCs w:val="0"/>
              <w:i w:val="0"/>
              <w:iCs w:val="0"/>
              <w:caps w:val="0"/>
              <w:smallCaps w:val="0"/>
              <w:strike w:val="0"/>
              <w:dstrike w:val="0"/>
              <w:position w:val="0"/>
              <w:sz w:val="28"/>
              <w:szCs w:val="22"/>
              <w:shd w:val="clear" w:fill="auto"/>
              <w:vertAlign w:val="baseline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</w:rPr>
            <w:t>СПИСОК ИСПОЛЬЗОВАННЫХ ИСТОЧНИКОВ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tab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 PAGEREF _Toc13977 \h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</w:rPr>
            <w:t>31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  <w:r>
            <w:rPr>
              <w:rFonts w:hint="default" w:ascii="Times New Roman" w:hAnsi="Times New Roman" w:eastAsia="Arial" w:cs="Times New Roman"/>
              <w:bCs w:val="0"/>
              <w:i w:val="0"/>
              <w:iCs w:val="0"/>
              <w:caps w:val="0"/>
              <w:smallCaps w:val="0"/>
              <w:strike w:val="0"/>
              <w:dstrike w:val="0"/>
              <w:color w:val="000000"/>
              <w:position w:val="0"/>
              <w:sz w:val="28"/>
              <w:szCs w:val="22"/>
              <w:u w:val="none"/>
              <w:shd w:val="clear" w:fill="auto"/>
              <w:vertAlign w:val="baseline"/>
            </w:rPr>
            <w:fldChar w:fldCharType="end"/>
          </w:r>
        </w:p>
        <w:p w14:paraId="225D54FA">
          <w:pPr>
            <w:pStyle w:val="18"/>
            <w:keepNext w:val="0"/>
            <w:keepLines w:val="0"/>
            <w:pageBreakBefore w:val="0"/>
            <w:widowControl/>
            <w:tabs>
              <w:tab w:val="right" w:leader="dot" w:pos="9354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252" w:lineRule="auto"/>
            <w:textAlignment w:val="auto"/>
            <w:rPr>
              <w:rFonts w:hint="default" w:ascii="Times New Roman" w:hAnsi="Times New Roman" w:cs="Times New Roman"/>
              <w:sz w:val="28"/>
              <w:szCs w:val="28"/>
            </w:rPr>
          </w:pPr>
          <w:r>
            <w:rPr>
              <w:rFonts w:hint="default" w:ascii="Times New Roman" w:hAnsi="Times New Roman" w:eastAsia="Arial" w:cs="Times New Roman"/>
              <w:bCs w:val="0"/>
              <w:i w:val="0"/>
              <w:iCs w:val="0"/>
              <w:caps w:val="0"/>
              <w:smallCaps w:val="0"/>
              <w:strike w:val="0"/>
              <w:dstrike w:val="0"/>
              <w:color w:val="000000"/>
              <w:position w:val="0"/>
              <w:sz w:val="28"/>
              <w:szCs w:val="22"/>
              <w:u w:val="none"/>
              <w:shd w:val="clear" w:fill="auto"/>
              <w:vertAlign w:val="baseline"/>
            </w:rPr>
            <w:fldChar w:fldCharType="begin"/>
          </w:r>
          <w:r>
            <w:rPr>
              <w:rFonts w:hint="default" w:ascii="Times New Roman" w:hAnsi="Times New Roman" w:eastAsia="Arial" w:cs="Times New Roman"/>
              <w:bCs w:val="0"/>
              <w:i w:val="0"/>
              <w:iCs w:val="0"/>
              <w:caps w:val="0"/>
              <w:smallCaps w:val="0"/>
              <w:strike w:val="0"/>
              <w:dstrike w:val="0"/>
              <w:position w:val="0"/>
              <w:sz w:val="28"/>
              <w:szCs w:val="22"/>
              <w:shd w:val="clear" w:fill="auto"/>
              <w:vertAlign w:val="baseline"/>
            </w:rPr>
            <w:instrText xml:space="preserve"> HYPERLINK \l _Toc3839 </w:instrText>
          </w:r>
          <w:r>
            <w:rPr>
              <w:rFonts w:hint="default" w:ascii="Times New Roman" w:hAnsi="Times New Roman" w:eastAsia="Arial" w:cs="Times New Roman"/>
              <w:bCs w:val="0"/>
              <w:i w:val="0"/>
              <w:iCs w:val="0"/>
              <w:caps w:val="0"/>
              <w:smallCaps w:val="0"/>
              <w:strike w:val="0"/>
              <w:dstrike w:val="0"/>
              <w:position w:val="0"/>
              <w:sz w:val="28"/>
              <w:szCs w:val="22"/>
              <w:shd w:val="clear" w:fill="auto"/>
              <w:vertAlign w:val="baseline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</w:rPr>
            <w:t>ПРИЛОЖЕНИЯ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tab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 PAGEREF _Toc3839 \h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</w:rPr>
            <w:t>33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  <w:r>
            <w:rPr>
              <w:rFonts w:hint="default" w:ascii="Times New Roman" w:hAnsi="Times New Roman" w:eastAsia="Arial" w:cs="Times New Roman"/>
              <w:bCs w:val="0"/>
              <w:i w:val="0"/>
              <w:iCs w:val="0"/>
              <w:caps w:val="0"/>
              <w:smallCaps w:val="0"/>
              <w:strike w:val="0"/>
              <w:dstrike w:val="0"/>
              <w:color w:val="000000"/>
              <w:position w:val="0"/>
              <w:sz w:val="28"/>
              <w:szCs w:val="22"/>
              <w:u w:val="none"/>
              <w:shd w:val="clear" w:fill="auto"/>
              <w:vertAlign w:val="baseline"/>
            </w:rPr>
            <w:fldChar w:fldCharType="end"/>
          </w:r>
        </w:p>
        <w:p w14:paraId="26A3CEC5">
          <w:pPr>
            <w:pStyle w:val="20"/>
            <w:keepNext w:val="0"/>
            <w:keepLines w:val="0"/>
            <w:pageBreakBefore w:val="0"/>
            <w:widowControl/>
            <w:tabs>
              <w:tab w:val="right" w:leader="dot" w:pos="9354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252" w:lineRule="auto"/>
            <w:textAlignment w:val="auto"/>
            <w:rPr>
              <w:rFonts w:hint="default" w:ascii="Times New Roman" w:hAnsi="Times New Roman" w:cs="Times New Roman"/>
              <w:sz w:val="28"/>
              <w:szCs w:val="28"/>
            </w:rPr>
          </w:pPr>
          <w:r>
            <w:rPr>
              <w:rFonts w:hint="default" w:ascii="Times New Roman" w:hAnsi="Times New Roman" w:eastAsia="Arial" w:cs="Times New Roman"/>
              <w:bCs w:val="0"/>
              <w:i w:val="0"/>
              <w:iCs w:val="0"/>
              <w:caps w:val="0"/>
              <w:smallCaps w:val="0"/>
              <w:strike w:val="0"/>
              <w:dstrike w:val="0"/>
              <w:color w:val="000000"/>
              <w:position w:val="0"/>
              <w:sz w:val="28"/>
              <w:szCs w:val="22"/>
              <w:u w:val="none"/>
              <w:shd w:val="clear" w:fill="auto"/>
              <w:vertAlign w:val="baseline"/>
            </w:rPr>
            <w:fldChar w:fldCharType="begin"/>
          </w:r>
          <w:r>
            <w:rPr>
              <w:rFonts w:hint="default" w:ascii="Times New Roman" w:hAnsi="Times New Roman" w:eastAsia="Arial" w:cs="Times New Roman"/>
              <w:bCs w:val="0"/>
              <w:i w:val="0"/>
              <w:iCs w:val="0"/>
              <w:caps w:val="0"/>
              <w:smallCaps w:val="0"/>
              <w:strike w:val="0"/>
              <w:dstrike w:val="0"/>
              <w:position w:val="0"/>
              <w:sz w:val="28"/>
              <w:szCs w:val="22"/>
              <w:shd w:val="clear" w:fill="auto"/>
              <w:vertAlign w:val="baseline"/>
            </w:rPr>
            <w:instrText xml:space="preserve"> HYPERLINK \l _Toc16382 </w:instrText>
          </w:r>
          <w:r>
            <w:rPr>
              <w:rFonts w:hint="default" w:ascii="Times New Roman" w:hAnsi="Times New Roman" w:eastAsia="Arial" w:cs="Times New Roman"/>
              <w:bCs w:val="0"/>
              <w:i w:val="0"/>
              <w:iCs w:val="0"/>
              <w:caps w:val="0"/>
              <w:smallCaps w:val="0"/>
              <w:strike w:val="0"/>
              <w:dstrike w:val="0"/>
              <w:position w:val="0"/>
              <w:sz w:val="28"/>
              <w:szCs w:val="22"/>
              <w:shd w:val="clear" w:fill="auto"/>
              <w:vertAlign w:val="baseline"/>
            </w:rPr>
            <w:fldChar w:fldCharType="separate"/>
          </w:r>
          <w:r>
            <w:rPr>
              <w:rFonts w:hint="default" w:ascii="Times New Roman" w:hAnsi="Times New Roman" w:cs="Times New Roman"/>
              <w:position w:val="0"/>
              <w:sz w:val="28"/>
              <w:szCs w:val="28"/>
              <w:vertAlign w:val="baseline"/>
            </w:rPr>
            <w:t>Приложение А. Иллюстрации интерфейса платформы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tab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 PAGEREF _Toc16382 \h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</w:rPr>
            <w:t>33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  <w:r>
            <w:rPr>
              <w:rFonts w:hint="default" w:ascii="Times New Roman" w:hAnsi="Times New Roman" w:eastAsia="Arial" w:cs="Times New Roman"/>
              <w:bCs w:val="0"/>
              <w:i w:val="0"/>
              <w:iCs w:val="0"/>
              <w:caps w:val="0"/>
              <w:smallCaps w:val="0"/>
              <w:strike w:val="0"/>
              <w:dstrike w:val="0"/>
              <w:color w:val="000000"/>
              <w:position w:val="0"/>
              <w:sz w:val="28"/>
              <w:szCs w:val="22"/>
              <w:u w:val="none"/>
              <w:shd w:val="clear" w:fill="auto"/>
              <w:vertAlign w:val="baseline"/>
            </w:rPr>
            <w:fldChar w:fldCharType="end"/>
          </w:r>
        </w:p>
        <w:p w14:paraId="57ADDBBC">
          <w:pPr>
            <w:pStyle w:val="20"/>
            <w:keepNext w:val="0"/>
            <w:keepLines w:val="0"/>
            <w:pageBreakBefore w:val="0"/>
            <w:widowControl/>
            <w:tabs>
              <w:tab w:val="right" w:leader="dot" w:pos="9354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252" w:lineRule="auto"/>
            <w:textAlignment w:val="auto"/>
            <w:rPr>
              <w:rFonts w:hint="default" w:ascii="Times New Roman" w:hAnsi="Times New Roman" w:cs="Times New Roman"/>
              <w:sz w:val="28"/>
              <w:szCs w:val="28"/>
            </w:rPr>
          </w:pPr>
          <w:r>
            <w:rPr>
              <w:rFonts w:hint="default" w:ascii="Times New Roman" w:hAnsi="Times New Roman" w:eastAsia="Arial" w:cs="Times New Roman"/>
              <w:bCs w:val="0"/>
              <w:i w:val="0"/>
              <w:iCs w:val="0"/>
              <w:caps w:val="0"/>
              <w:smallCaps w:val="0"/>
              <w:strike w:val="0"/>
              <w:dstrike w:val="0"/>
              <w:color w:val="000000"/>
              <w:position w:val="0"/>
              <w:sz w:val="28"/>
              <w:szCs w:val="22"/>
              <w:u w:val="none"/>
              <w:shd w:val="clear" w:fill="auto"/>
              <w:vertAlign w:val="baseline"/>
            </w:rPr>
            <w:fldChar w:fldCharType="begin"/>
          </w:r>
          <w:r>
            <w:rPr>
              <w:rFonts w:hint="default" w:ascii="Times New Roman" w:hAnsi="Times New Roman" w:eastAsia="Arial" w:cs="Times New Roman"/>
              <w:bCs w:val="0"/>
              <w:i w:val="0"/>
              <w:iCs w:val="0"/>
              <w:caps w:val="0"/>
              <w:smallCaps w:val="0"/>
              <w:strike w:val="0"/>
              <w:dstrike w:val="0"/>
              <w:position w:val="0"/>
              <w:sz w:val="28"/>
              <w:szCs w:val="22"/>
              <w:shd w:val="clear" w:fill="auto"/>
              <w:vertAlign w:val="baseline"/>
            </w:rPr>
            <w:instrText xml:space="preserve"> HYPERLINK \l _Toc3938 </w:instrText>
          </w:r>
          <w:r>
            <w:rPr>
              <w:rFonts w:hint="default" w:ascii="Times New Roman" w:hAnsi="Times New Roman" w:eastAsia="Arial" w:cs="Times New Roman"/>
              <w:bCs w:val="0"/>
              <w:i w:val="0"/>
              <w:iCs w:val="0"/>
              <w:caps w:val="0"/>
              <w:smallCaps w:val="0"/>
              <w:strike w:val="0"/>
              <w:dstrike w:val="0"/>
              <w:position w:val="0"/>
              <w:sz w:val="28"/>
              <w:szCs w:val="22"/>
              <w:shd w:val="clear" w:fill="auto"/>
              <w:vertAlign w:val="baseline"/>
            </w:rPr>
            <w:fldChar w:fldCharType="separate"/>
          </w:r>
          <w:r>
            <w:rPr>
              <w:rFonts w:hint="default" w:ascii="Times New Roman" w:hAnsi="Times New Roman" w:cs="Times New Roman"/>
              <w:position w:val="0"/>
              <w:sz w:val="28"/>
              <w:szCs w:val="28"/>
              <w:vertAlign w:val="baseline"/>
            </w:rPr>
            <w:t>Приложение Б. Схемы и модели данных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tab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 PAGEREF _Toc3938 \h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</w:rPr>
            <w:t>37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  <w:r>
            <w:rPr>
              <w:rFonts w:hint="default" w:ascii="Times New Roman" w:hAnsi="Times New Roman" w:eastAsia="Arial" w:cs="Times New Roman"/>
              <w:bCs w:val="0"/>
              <w:i w:val="0"/>
              <w:iCs w:val="0"/>
              <w:caps w:val="0"/>
              <w:smallCaps w:val="0"/>
              <w:strike w:val="0"/>
              <w:dstrike w:val="0"/>
              <w:color w:val="000000"/>
              <w:position w:val="0"/>
              <w:sz w:val="28"/>
              <w:szCs w:val="22"/>
              <w:u w:val="none"/>
              <w:shd w:val="clear" w:fill="auto"/>
              <w:vertAlign w:val="baseline"/>
            </w:rPr>
            <w:fldChar w:fldCharType="end"/>
          </w:r>
        </w:p>
        <w:p w14:paraId="71A1983B">
          <w:pPr>
            <w:pStyle w:val="20"/>
            <w:keepNext w:val="0"/>
            <w:keepLines w:val="0"/>
            <w:pageBreakBefore w:val="0"/>
            <w:widowControl/>
            <w:tabs>
              <w:tab w:val="right" w:leader="dot" w:pos="9354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252" w:lineRule="auto"/>
            <w:textAlignment w:val="auto"/>
            <w:rPr>
              <w:rFonts w:hint="default" w:ascii="Times New Roman" w:hAnsi="Times New Roman" w:cs="Times New Roman"/>
              <w:sz w:val="28"/>
              <w:szCs w:val="28"/>
            </w:rPr>
          </w:pPr>
          <w:r>
            <w:rPr>
              <w:rFonts w:hint="default" w:ascii="Times New Roman" w:hAnsi="Times New Roman" w:eastAsia="Arial" w:cs="Times New Roman"/>
              <w:bCs w:val="0"/>
              <w:i w:val="0"/>
              <w:iCs w:val="0"/>
              <w:caps w:val="0"/>
              <w:smallCaps w:val="0"/>
              <w:strike w:val="0"/>
              <w:dstrike w:val="0"/>
              <w:color w:val="000000"/>
              <w:position w:val="0"/>
              <w:sz w:val="28"/>
              <w:szCs w:val="22"/>
              <w:u w:val="none"/>
              <w:shd w:val="clear" w:fill="auto"/>
              <w:vertAlign w:val="baseline"/>
            </w:rPr>
            <w:fldChar w:fldCharType="begin"/>
          </w:r>
          <w:r>
            <w:rPr>
              <w:rFonts w:hint="default" w:ascii="Times New Roman" w:hAnsi="Times New Roman" w:eastAsia="Arial" w:cs="Times New Roman"/>
              <w:bCs w:val="0"/>
              <w:i w:val="0"/>
              <w:iCs w:val="0"/>
              <w:caps w:val="0"/>
              <w:smallCaps w:val="0"/>
              <w:strike w:val="0"/>
              <w:dstrike w:val="0"/>
              <w:position w:val="0"/>
              <w:sz w:val="28"/>
              <w:szCs w:val="22"/>
              <w:shd w:val="clear" w:fill="auto"/>
              <w:vertAlign w:val="baseline"/>
            </w:rPr>
            <w:instrText xml:space="preserve"> HYPERLINK \l _Toc1857 </w:instrText>
          </w:r>
          <w:r>
            <w:rPr>
              <w:rFonts w:hint="default" w:ascii="Times New Roman" w:hAnsi="Times New Roman" w:eastAsia="Arial" w:cs="Times New Roman"/>
              <w:bCs w:val="0"/>
              <w:i w:val="0"/>
              <w:iCs w:val="0"/>
              <w:caps w:val="0"/>
              <w:smallCaps w:val="0"/>
              <w:strike w:val="0"/>
              <w:dstrike w:val="0"/>
              <w:position w:val="0"/>
              <w:sz w:val="28"/>
              <w:szCs w:val="22"/>
              <w:shd w:val="clear" w:fill="auto"/>
              <w:vertAlign w:val="baseline"/>
            </w:rPr>
            <w:fldChar w:fldCharType="separate"/>
          </w:r>
          <w:r>
            <w:rPr>
              <w:rFonts w:hint="default" w:ascii="Times New Roman" w:hAnsi="Times New Roman" w:cs="Times New Roman"/>
              <w:position w:val="0"/>
              <w:sz w:val="28"/>
              <w:szCs w:val="28"/>
              <w:vertAlign w:val="baseline"/>
            </w:rPr>
            <w:t>Приложение В. Примеры кода (ключевые фрагменты)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tab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 PAGEREF _Toc1857 \h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</w:rPr>
            <w:t>41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  <w:r>
            <w:rPr>
              <w:rFonts w:hint="default" w:ascii="Times New Roman" w:hAnsi="Times New Roman" w:eastAsia="Arial" w:cs="Times New Roman"/>
              <w:bCs w:val="0"/>
              <w:i w:val="0"/>
              <w:iCs w:val="0"/>
              <w:caps w:val="0"/>
              <w:smallCaps w:val="0"/>
              <w:strike w:val="0"/>
              <w:dstrike w:val="0"/>
              <w:color w:val="000000"/>
              <w:position w:val="0"/>
              <w:sz w:val="28"/>
              <w:szCs w:val="22"/>
              <w:u w:val="none"/>
              <w:shd w:val="clear" w:fill="auto"/>
              <w:vertAlign w:val="baseline"/>
            </w:rPr>
            <w:fldChar w:fldCharType="end"/>
          </w:r>
        </w:p>
        <w:p w14:paraId="5E5ACE03">
          <w:pPr>
            <w:pStyle w:val="20"/>
            <w:keepNext w:val="0"/>
            <w:keepLines w:val="0"/>
            <w:pageBreakBefore w:val="0"/>
            <w:widowControl/>
            <w:tabs>
              <w:tab w:val="right" w:leader="dot" w:pos="9354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252" w:lineRule="auto"/>
            <w:textAlignment w:val="auto"/>
            <w:rPr>
              <w:rFonts w:hint="default" w:ascii="Times New Roman" w:hAnsi="Times New Roman" w:cs="Times New Roman"/>
              <w:sz w:val="28"/>
              <w:szCs w:val="28"/>
            </w:rPr>
          </w:pPr>
          <w:r>
            <w:rPr>
              <w:rFonts w:hint="default" w:ascii="Times New Roman" w:hAnsi="Times New Roman" w:eastAsia="Arial" w:cs="Times New Roman"/>
              <w:bCs w:val="0"/>
              <w:i w:val="0"/>
              <w:iCs w:val="0"/>
              <w:caps w:val="0"/>
              <w:smallCaps w:val="0"/>
              <w:strike w:val="0"/>
              <w:dstrike w:val="0"/>
              <w:color w:val="000000"/>
              <w:position w:val="0"/>
              <w:sz w:val="28"/>
              <w:szCs w:val="22"/>
              <w:u w:val="none"/>
              <w:shd w:val="clear" w:fill="auto"/>
              <w:vertAlign w:val="baseline"/>
            </w:rPr>
            <w:fldChar w:fldCharType="begin"/>
          </w:r>
          <w:r>
            <w:rPr>
              <w:rFonts w:hint="default" w:ascii="Times New Roman" w:hAnsi="Times New Roman" w:eastAsia="Arial" w:cs="Times New Roman"/>
              <w:bCs w:val="0"/>
              <w:i w:val="0"/>
              <w:iCs w:val="0"/>
              <w:caps w:val="0"/>
              <w:smallCaps w:val="0"/>
              <w:strike w:val="0"/>
              <w:dstrike w:val="0"/>
              <w:position w:val="0"/>
              <w:sz w:val="28"/>
              <w:szCs w:val="22"/>
              <w:shd w:val="clear" w:fill="auto"/>
              <w:vertAlign w:val="baseline"/>
            </w:rPr>
            <w:instrText xml:space="preserve"> HYPERLINK \l _Toc1521 </w:instrText>
          </w:r>
          <w:r>
            <w:rPr>
              <w:rFonts w:hint="default" w:ascii="Times New Roman" w:hAnsi="Times New Roman" w:eastAsia="Arial" w:cs="Times New Roman"/>
              <w:bCs w:val="0"/>
              <w:i w:val="0"/>
              <w:iCs w:val="0"/>
              <w:caps w:val="0"/>
              <w:smallCaps w:val="0"/>
              <w:strike w:val="0"/>
              <w:dstrike w:val="0"/>
              <w:position w:val="0"/>
              <w:sz w:val="28"/>
              <w:szCs w:val="22"/>
              <w:shd w:val="clear" w:fill="auto"/>
              <w:vertAlign w:val="baseline"/>
            </w:rPr>
            <w:fldChar w:fldCharType="separate"/>
          </w:r>
          <w:r>
            <w:rPr>
              <w:rFonts w:hint="default" w:ascii="Times New Roman" w:hAnsi="Times New Roman" w:cs="Times New Roman"/>
              <w:position w:val="0"/>
              <w:sz w:val="28"/>
              <w:szCs w:val="28"/>
              <w:vertAlign w:val="baseline"/>
            </w:rPr>
            <w:t xml:space="preserve">Приложение </w:t>
          </w:r>
          <w:r>
            <w:rPr>
              <w:rFonts w:hint="default" w:ascii="Times New Roman" w:hAnsi="Times New Roman" w:cs="Times New Roman"/>
              <w:position w:val="0"/>
              <w:sz w:val="28"/>
              <w:szCs w:val="28"/>
              <w:vertAlign w:val="baseline"/>
              <w:lang w:val="ru-RU"/>
            </w:rPr>
            <w:t>Г</w:t>
          </w:r>
          <w:r>
            <w:rPr>
              <w:rFonts w:hint="default" w:ascii="Times New Roman" w:hAnsi="Times New Roman" w:cs="Times New Roman"/>
              <w:position w:val="0"/>
              <w:sz w:val="28"/>
              <w:szCs w:val="28"/>
              <w:vertAlign w:val="baseline"/>
            </w:rPr>
            <w:t xml:space="preserve">. </w:t>
          </w:r>
          <w:r>
            <w:rPr>
              <w:rFonts w:hint="default" w:ascii="Times New Roman" w:hAnsi="Times New Roman" w:cs="Times New Roman"/>
              <w:position w:val="0"/>
              <w:sz w:val="28"/>
              <w:szCs w:val="28"/>
              <w:vertAlign w:val="baseline"/>
              <w:lang w:val="ru-RU"/>
            </w:rPr>
            <w:t>Ссылка на репазиторий проекта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tab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 PAGEREF _Toc1521 \h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</w:rPr>
            <w:t>48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  <w:r>
            <w:rPr>
              <w:rFonts w:hint="default" w:ascii="Times New Roman" w:hAnsi="Times New Roman" w:eastAsia="Arial" w:cs="Times New Roman"/>
              <w:bCs w:val="0"/>
              <w:i w:val="0"/>
              <w:iCs w:val="0"/>
              <w:caps w:val="0"/>
              <w:smallCaps w:val="0"/>
              <w:strike w:val="0"/>
              <w:dstrike w:val="0"/>
              <w:color w:val="000000"/>
              <w:position w:val="0"/>
              <w:sz w:val="28"/>
              <w:szCs w:val="22"/>
              <w:u w:val="none"/>
              <w:shd w:val="clear" w:fill="auto"/>
              <w:vertAlign w:val="baseline"/>
            </w:rPr>
            <w:fldChar w:fldCharType="end"/>
          </w:r>
        </w:p>
        <w:p w14:paraId="478A5F0D">
          <w:pPr>
            <w:pStyle w:val="3"/>
            <w:widowControl w:val="0"/>
            <w:tabs>
              <w:tab w:val="right" w:pos="12000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before="0" w:after="0" w:line="240" w:lineRule="auto"/>
            <w:ind w:left="720" w:leftChars="0" w:firstLine="0" w:firstLineChars="0"/>
            <w:textAlignment w:val="auto"/>
          </w:pPr>
          <w:r>
            <w:rPr>
              <w:rStyle w:val="27"/>
              <w:rFonts w:hint="default" w:ascii="Times New Roman" w:hAnsi="Times New Roman" w:eastAsia="Arial" w:cs="Times New Roman"/>
              <w:b w:val="0"/>
              <w:bCs w:val="0"/>
              <w:i w:val="0"/>
              <w:iCs w:val="0"/>
              <w:caps w:val="0"/>
              <w:smallCaps w:val="0"/>
              <w:strike w:val="0"/>
              <w:dstrike w:val="0"/>
              <w:color w:val="000000"/>
              <w:position w:val="0"/>
              <w:sz w:val="22"/>
              <w:szCs w:val="22"/>
              <w:u w:val="none"/>
              <w:shd w:val="clear" w:fill="auto"/>
              <w:vertAlign w:val="baseline"/>
            </w:rPr>
            <w:fldChar w:fldCharType="end"/>
          </w:r>
          <w:bookmarkStart w:id="72" w:name="_GoBack"/>
        </w:p>
      </w:sdtContent>
    </w:sdt>
    <w:bookmarkEnd w:id="72"/>
    <w:p w14:paraId="3481EA5A">
      <w:pPr>
        <w:pStyle w:val="2"/>
        <w:bidi w:val="0"/>
        <w:rPr>
          <w:rFonts w:hint="default"/>
        </w:rPr>
      </w:pPr>
      <w:bookmarkStart w:id="0" w:name="_Toc29486"/>
      <w:r>
        <w:rPr>
          <w:rFonts w:hint="default"/>
        </w:rPr>
        <w:t>Введение</w:t>
      </w:r>
      <w:bookmarkEnd w:id="0"/>
    </w:p>
    <w:p w14:paraId="40D4D627">
      <w:pPr>
        <w:pStyle w:val="4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 w:ascii="Times New Roman" w:hAnsi="Times New Roman" w:cs="Times New Roman"/>
        </w:rPr>
      </w:pPr>
      <w:bookmarkStart w:id="1" w:name="_Toc4076"/>
      <w:r>
        <w:rPr>
          <w:rFonts w:hint="default" w:ascii="Times New Roman" w:hAnsi="Times New Roman" w:cs="Times New Roman"/>
        </w:rPr>
        <w:t>1.1. Актуальность проблемы</w:t>
      </w:r>
      <w:bookmarkEnd w:id="1"/>
    </w:p>
    <w:p w14:paraId="1D4237FB">
      <w:pPr>
        <w:pStyle w:val="3"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jc w:val="both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В современном мире информационная безопасность имеет огромное значение не только для крупных компаний, но и для простых людей. Методы доступа к информации за последнее десятилетие резко изменились: онлайн-сервисы активно используются для совершения покупок, проведения банковских операций по платежам, оформления документов, для общения и знакомства в социальных сетях и многого другого.</w:t>
      </w:r>
    </w:p>
    <w:p w14:paraId="5971DFC0">
      <w:pPr>
        <w:pStyle w:val="3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jc w:val="both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Одной из наиболее распространённых и растущих угроз является фишинг — вид киберпреступления, при котором злоумышленники обманным путём выманивают у людей конфиденциальные данные. Масштабы этой проблемы приобретают угрожающий характер: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• Рост числа атак: В 2025 году масштабы фишинговых атак достигли рекордных значений. Только «Лаборатория Касперского» в 2024 году зафиксировала более 893 миллионов попыток перехода по фишинговым ссылкам, что на 26% больше, чем годом ранее. В России в 2024 году было обнаружено свыше 350 тысяч фишинговых ресурсов, что более чем в полтора раза превышает показатели 2023 года.</w:t>
      </w:r>
    </w:p>
    <w:p w14:paraId="634F71D1">
      <w:pPr>
        <w:pStyle w:val="3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420" w:leftChars="0" w:hanging="420" w:firstLineChars="0"/>
        <w:jc w:val="both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Эволюция угрозы: Атаки становятся всё более изощрёнными. В 2025 году 82% фишинговых писем содержали признаки использования искусственного интеллекта (ИИ), что делает их более убедительными и персонализированными, лишая типичных ошибок, по которым их можно было опознать раньше.</w:t>
      </w:r>
    </w:p>
    <w:p w14:paraId="55496CFD">
      <w:pPr>
        <w:pStyle w:val="3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420" w:leftChars="0" w:hanging="420" w:firstLineChars="0"/>
        <w:jc w:val="both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Целевая аудитория мошенников: Основной аудиторией фишеров традиционно становятся дети, подростки и старшее поколение. Однако сегодня под удар попадают все: по данным исследований, 2/3 всех фишинговых атак нацелены на корпоративные активы, а сотрудники, перегруженные работой и доверяющие корпоративной переписке, являются самым уязвимым звеном в защите компании.</w:t>
      </w:r>
    </w:p>
    <w:p w14:paraId="006BB3B1">
      <w:pPr>
        <w:pStyle w:val="3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420" w:leftChars="0" w:hanging="420" w:firstLineChars="0"/>
        <w:jc w:val="both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Экономический ущерб: Последствия фишинга измеряются не только утерянными данными, но и прямыми финансовыми потерями. Средний ущерб от утечки данных в 2024 году достиг $4,88 млн, а фишинг остаётся главным способом доставки вредоносного ПО, такого как программы-вымогатели.</w:t>
      </w:r>
    </w:p>
    <w:p w14:paraId="6F5D7044">
      <w:pPr>
        <w:pStyle w:val="3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jc w:val="both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Актуальность работы заключается не только в констатации растущей угрозы, но и в отсутствии эффективных, практико-ориентированных инструментов для массового обучения навыкам её распознавания. Существующие решения часто сводятся к статьям и лекциям, которые не формируют устойчивых практических навыков и не дают обратной связи.</w:t>
      </w:r>
    </w:p>
    <w:p w14:paraId="4080D2BD">
      <w:pPr>
        <w:pStyle w:val="4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 w:ascii="Times New Roman" w:hAnsi="Times New Roman" w:cs="Times New Roman"/>
        </w:rPr>
      </w:pPr>
      <w:bookmarkStart w:id="2" w:name="_Toc10075"/>
      <w:r>
        <w:rPr>
          <w:rFonts w:hint="default" w:ascii="Times New Roman" w:hAnsi="Times New Roman" w:cs="Times New Roman"/>
        </w:rPr>
        <w:t>1.2. Гипотеза проекта</w:t>
      </w:r>
      <w:bookmarkEnd w:id="2"/>
    </w:p>
    <w:p w14:paraId="5C1534F0">
      <w:pPr>
        <w:pStyle w:val="3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Регулярная интерактивная практика на специализированной образовательной платформе, имитирующей реальные фишинговые сценарии, способствует формированию и закреплению устойчивых навыков критического анализа цифровых сообщений, что приводит к значимому снижению вероятности стать жертвой мошеннических атак.</w:t>
      </w:r>
    </w:p>
    <w:p w14:paraId="47B2E4E1">
      <w:pPr>
        <w:pStyle w:val="4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 w:ascii="Times New Roman" w:hAnsi="Times New Roman" w:cs="Times New Roman"/>
        </w:rPr>
      </w:pPr>
      <w:bookmarkStart w:id="3" w:name="_Toc12358"/>
      <w:r>
        <w:rPr>
          <w:rFonts w:hint="default" w:ascii="Times New Roman" w:hAnsi="Times New Roman" w:cs="Times New Roman"/>
        </w:rPr>
        <w:t>1.3. Цель проекта</w:t>
      </w:r>
      <w:bookmarkEnd w:id="3"/>
    </w:p>
    <w:p w14:paraId="1DB4008F">
      <w:pPr>
        <w:pStyle w:val="3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Разработать и внедрить веб-платформу для интерактивного обучения, направленную на формирование практических навыков распознавания фишинговых сообщений у учащихся через систему тренировок, тестирования и детального анализа результатов.</w:t>
      </w:r>
    </w:p>
    <w:p w14:paraId="54272886">
      <w:pPr>
        <w:pStyle w:val="4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 w:ascii="Times New Roman" w:hAnsi="Times New Roman" w:cs="Times New Roman"/>
        </w:rPr>
      </w:pPr>
      <w:bookmarkStart w:id="4" w:name="_Toc8016"/>
      <w:r>
        <w:rPr>
          <w:rFonts w:hint="default" w:ascii="Times New Roman" w:hAnsi="Times New Roman" w:cs="Times New Roman"/>
        </w:rPr>
        <w:t>1.4. Задачи проекта</w:t>
      </w:r>
      <w:bookmarkEnd w:id="4"/>
    </w:p>
    <w:p w14:paraId="5FEFA508">
      <w:pPr>
        <w:pStyle w:val="3"/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leftChars="0" w:firstLine="238" w:firstLineChars="85"/>
        <w:jc w:val="both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Провести анализ современных трендов и методологий в области фишинговых атак и образовательных практик по кибербезопасности в России, за рубежом и в Хабаровском крае.</w:t>
      </w:r>
    </w:p>
    <w:p w14:paraId="655384CD">
      <w:pPr>
        <w:pStyle w:val="3"/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leftChars="0" w:firstLine="238" w:firstLineChars="85"/>
        <w:jc w:val="both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Разработать архитектуру и логику веб-платформы, обеспечивающую модульность, масштабируемость и удобство управления для преподавателей.</w:t>
      </w:r>
    </w:p>
    <w:p w14:paraId="79943287">
      <w:pPr>
        <w:pStyle w:val="3"/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leftChars="0" w:firstLine="238" w:firstLineChars="85"/>
        <w:jc w:val="both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Реализовать ядро системы, включающее ролевую модель (ученик/учитель/администратор), модуль интерактивных тренировок и адаптивного тестирования.</w:t>
      </w:r>
    </w:p>
    <w:p w14:paraId="510F3BD1">
      <w:pPr>
        <w:pStyle w:val="3"/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leftChars="0" w:firstLine="238" w:firstLineChars="85"/>
        <w:jc w:val="both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Спроектировать и внедрить комплексную панель управления для учителей с функциями создания занятий, формирования групп, назначения тестов и просмотра детальной статистики.</w:t>
      </w:r>
    </w:p>
    <w:p w14:paraId="3E1ACC30">
      <w:pPr>
        <w:pStyle w:val="3"/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leftChars="0" w:firstLine="238" w:firstLineChars="85"/>
        <w:jc w:val="both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Разработать систему сбора, анализа и наглядной визуализации данных об успеваемости для выявления типичных ошибок и индивидуальных трудностей учащихся.</w:t>
      </w:r>
    </w:p>
    <w:p w14:paraId="354DC11A">
      <w:pPr>
        <w:pStyle w:val="3"/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leftChars="0" w:firstLine="238" w:firstLineChars="85"/>
        <w:jc w:val="both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Провести апробацию платформы, оценить её удобство, функциональность и эффективность как инструмента обучения.</w:t>
      </w:r>
    </w:p>
    <w:p w14:paraId="3019345B">
      <w:pPr>
        <w:pStyle w:val="4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 w:ascii="Times New Roman" w:hAnsi="Times New Roman" w:cs="Times New Roman"/>
          <w:position w:val="0"/>
          <w:sz w:val="28"/>
          <w:szCs w:val="28"/>
          <w:vertAlign w:val="baseline"/>
        </w:rPr>
      </w:pPr>
      <w:bookmarkStart w:id="5" w:name="_Toc3713"/>
      <w:r>
        <w:rPr>
          <w:rFonts w:hint="default" w:ascii="Times New Roman" w:hAnsi="Times New Roman" w:cs="Times New Roman"/>
          <w:position w:val="0"/>
          <w:sz w:val="28"/>
          <w:szCs w:val="28"/>
          <w:vertAlign w:val="baseline"/>
        </w:rPr>
        <w:t>1.5. Объект и предмет исследования</w:t>
      </w:r>
      <w:bookmarkEnd w:id="5"/>
    </w:p>
    <w:p w14:paraId="0F496311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jc w:val="both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Объект исследования:</w:t>
      </w:r>
      <w:r>
        <w:rPr>
          <w:rFonts w:hint="default" w:ascii="Times New Roman" w:hAnsi="Times New Roman" w:cs="Times New Roman"/>
        </w:rPr>
        <w:t xml:space="preserve"> Процесс формирования навыков информационной безопасности, в частности, умения распознавать социальную инженерию и фишинговые атаки.</w:t>
      </w:r>
    </w:p>
    <w:p w14:paraId="754C90F8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jc w:val="both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Предмет исследования:</w:t>
      </w:r>
      <w:r>
        <w:rPr>
          <w:rFonts w:hint="default" w:ascii="Times New Roman" w:hAnsi="Times New Roman" w:cs="Times New Roman"/>
        </w:rPr>
        <w:t xml:space="preserve"> Методы и средства интерактивного обучения, реализованные в виде веб-платформ, их эффективность и практическая применимость в образовательной среде.</w:t>
      </w:r>
    </w:p>
    <w:p w14:paraId="5B439CBD">
      <w:pPr>
        <w:pStyle w:val="4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 w:ascii="Times New Roman" w:hAnsi="Times New Roman" w:cs="Times New Roman"/>
          <w:position w:val="0"/>
          <w:sz w:val="28"/>
          <w:szCs w:val="28"/>
          <w:vertAlign w:val="baseline"/>
        </w:rPr>
      </w:pPr>
      <w:bookmarkStart w:id="6" w:name="_Toc16111"/>
      <w:r>
        <w:rPr>
          <w:rFonts w:hint="default" w:ascii="Times New Roman" w:hAnsi="Times New Roman" w:cs="Times New Roman"/>
          <w:position w:val="0"/>
          <w:sz w:val="28"/>
          <w:szCs w:val="28"/>
          <w:vertAlign w:val="baseline"/>
        </w:rPr>
        <w:t>1.6. Методы исследования</w:t>
      </w:r>
      <w:bookmarkEnd w:id="6"/>
    </w:p>
    <w:p w14:paraId="0AD0B806">
      <w:pPr>
        <w:pStyle w:val="3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420" w:leftChars="0" w:hanging="420" w:firstLineChars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Анализ литературных и статистических источников по теме киберугроз</w:t>
      </w:r>
    </w:p>
    <w:p w14:paraId="7AB8E64C">
      <w:pPr>
        <w:pStyle w:val="3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420" w:leftChars="0" w:hanging="420" w:firstLineChars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Проектирование и итеративная разработка программного обеспечения</w:t>
      </w:r>
    </w:p>
    <w:p w14:paraId="50E1AE56">
      <w:pPr>
        <w:pStyle w:val="3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420" w:leftChars="0" w:hanging="420" w:firstLineChars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Тестирование функционала и интерфейса</w:t>
      </w:r>
    </w:p>
    <w:p w14:paraId="1075717E">
      <w:pPr>
        <w:pStyle w:val="3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420" w:leftChars="0" w:hanging="420" w:firstLineChars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Сбор и анализ данных пилотного использования</w:t>
      </w:r>
    </w:p>
    <w:p w14:paraId="1A73A0D2">
      <w:pPr>
        <w:pStyle w:val="2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 w:ascii="Times New Roman" w:hAnsi="Times New Roman" w:cs="Times New Roman"/>
        </w:rPr>
      </w:pPr>
      <w:bookmarkStart w:id="7" w:name="_Toc23252"/>
      <w:r>
        <w:rPr>
          <w:rFonts w:hint="default" w:ascii="Times New Roman" w:hAnsi="Times New Roman" w:cs="Times New Roman"/>
        </w:rPr>
        <w:t>Основная часть.</w:t>
      </w:r>
      <w:bookmarkEnd w:id="7"/>
    </w:p>
    <w:p w14:paraId="25B91BE5">
      <w:pPr>
        <w:pStyle w:val="4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 w:ascii="Times New Roman" w:hAnsi="Times New Roman" w:cs="Times New Roman"/>
        </w:rPr>
      </w:pPr>
      <w:bookmarkStart w:id="8" w:name="_Toc18951"/>
      <w:r>
        <w:rPr>
          <w:rFonts w:hint="default" w:ascii="Times New Roman" w:hAnsi="Times New Roman" w:cs="Times New Roman"/>
        </w:rPr>
        <w:t>2.1. Теоретическая часть: анализ проблемы в России, за рубежом и Хабаровском крае</w:t>
      </w:r>
      <w:bookmarkEnd w:id="8"/>
    </w:p>
    <w:p w14:paraId="71DFDAEA">
      <w:pPr>
        <w:pStyle w:val="5"/>
        <w:bidi w:val="0"/>
        <w:rPr>
          <w:rFonts w:hint="default"/>
        </w:rPr>
      </w:pPr>
      <w:bookmarkStart w:id="9" w:name="_Toc5245"/>
      <w:r>
        <w:rPr>
          <w:rFonts w:hint="default"/>
        </w:rPr>
        <w:t>2.1.1. Анализ способов обучения киберграмотности</w:t>
      </w:r>
      <w:bookmarkEnd w:id="9"/>
    </w:p>
    <w:p w14:paraId="278C7330">
      <w:pPr>
        <w:pStyle w:val="3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lang w:val="ru-RU"/>
        </w:rPr>
        <w:t>Статистические информационные ресурсы -</w:t>
      </w:r>
      <w:r>
        <w:rPr>
          <w:rFonts w:hint="default" w:ascii="Times New Roman" w:hAnsi="Times New Roman" w:cs="Times New Roman"/>
        </w:rPr>
        <w:t xml:space="preserve"> сайты, статьи и блоги (такие как beelinenow,</w:t>
      </w:r>
      <w:r>
        <w:rPr>
          <w:rFonts w:hint="default" w:ascii="Times New Roman" w:hAnsi="Times New Roman" w:cs="Times New Roman"/>
          <w:lang w:val="en-US"/>
        </w:rPr>
        <w:t xml:space="preserve"> </w:t>
      </w: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HYPERLINK "https://rskrf.ru/" \h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</w:rPr>
        <w:t>rskrf.ru</w:t>
      </w:r>
      <w:r>
        <w:rPr>
          <w:rFonts w:hint="default" w:ascii="Times New Roman" w:hAnsi="Times New Roman" w:cs="Times New Roman"/>
        </w:rPr>
        <w:fldChar w:fldCharType="end"/>
      </w:r>
      <w:r>
        <w:rPr>
          <w:rFonts w:hint="default" w:ascii="Times New Roman" w:hAnsi="Times New Roman" w:cs="Times New Roman"/>
        </w:rPr>
        <w:t>,</w:t>
      </w:r>
      <w:r>
        <w:rPr>
          <w:rFonts w:hint="default" w:ascii="Times New Roman" w:hAnsi="Times New Roman" w:cs="Times New Roman"/>
          <w:lang w:val="en-US"/>
        </w:rPr>
        <w:t xml:space="preserve"> </w:t>
      </w: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HYPERLINK "https://lifehacker.ru/" \h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</w:rPr>
        <w:t>lifehacker.ru</w:t>
      </w:r>
      <w:r>
        <w:rPr>
          <w:rFonts w:hint="default" w:ascii="Times New Roman" w:hAnsi="Times New Roman" w:cs="Times New Roman"/>
        </w:rPr>
        <w:fldChar w:fldCharType="end"/>
      </w:r>
      <w:r>
        <w:rPr>
          <w:rFonts w:hint="default" w:ascii="Times New Roman" w:hAnsi="Times New Roman" w:cs="Times New Roman"/>
        </w:rPr>
        <w:t>),</w:t>
      </w:r>
      <w:r>
        <w:rPr>
          <w:rFonts w:hint="default" w:ascii="Times New Roman" w:hAnsi="Times New Roman" w:cs="Times New Roman"/>
          <w:lang w:val="en-US"/>
        </w:rPr>
        <w:t xml:space="preserve"> </w:t>
      </w:r>
      <w:r>
        <w:rPr>
          <w:rFonts w:hint="default" w:ascii="Times New Roman" w:hAnsi="Times New Roman" w:cs="Times New Roman"/>
          <w:lang w:val="ru-RU"/>
        </w:rPr>
        <w:t>предоставляющие</w:t>
      </w:r>
      <w:r>
        <w:rPr>
          <w:rFonts w:hint="default" w:ascii="Times New Roman" w:hAnsi="Times New Roman" w:cs="Times New Roman"/>
        </w:rPr>
        <w:t xml:space="preserve"> теоретическую информацию о мошеннических схемах.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  <w:b/>
          <w:bCs/>
        </w:rPr>
        <w:t>•</w:t>
      </w:r>
      <w:r>
        <w:rPr>
          <w:rFonts w:hint="default" w:ascii="Times New Roman" w:hAnsi="Times New Roman" w:cs="Times New Roman"/>
          <w:b/>
          <w:bCs/>
          <w:lang w:val="en-US"/>
        </w:rPr>
        <w:t xml:space="preserve"> </w:t>
      </w:r>
      <w:r>
        <w:rPr>
          <w:rFonts w:hint="default" w:ascii="Times New Roman" w:hAnsi="Times New Roman" w:cs="Times New Roman"/>
          <w:b/>
          <w:bCs/>
        </w:rPr>
        <w:t>Преимущество:</w:t>
      </w:r>
      <w:r>
        <w:rPr>
          <w:rFonts w:hint="default" w:ascii="Times New Roman" w:hAnsi="Times New Roman" w:cs="Times New Roman"/>
        </w:rPr>
        <w:t xml:space="preserve"> простота доступа к теоретической информации.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  <w:b/>
          <w:bCs/>
        </w:rPr>
        <w:t>•</w:t>
      </w:r>
      <w:r>
        <w:rPr>
          <w:rFonts w:hint="default" w:ascii="Times New Roman" w:hAnsi="Times New Roman" w:cs="Times New Roman"/>
          <w:b/>
          <w:bCs/>
          <w:lang w:val="en-US"/>
        </w:rPr>
        <w:t xml:space="preserve"> </w:t>
      </w:r>
      <w:r>
        <w:rPr>
          <w:rFonts w:hint="default" w:ascii="Times New Roman" w:hAnsi="Times New Roman" w:cs="Times New Roman"/>
          <w:b/>
          <w:bCs/>
        </w:rPr>
        <w:t>Недостаток:</w:t>
      </w:r>
      <w:r>
        <w:rPr>
          <w:rFonts w:hint="default" w:ascii="Times New Roman" w:hAnsi="Times New Roman" w:cs="Times New Roman"/>
        </w:rPr>
        <w:t xml:space="preserve"> полное отсутствие интерактива, практики и обратной связи. Информация воспринимается пассивно и быстро забывается.</w:t>
      </w:r>
    </w:p>
    <w:p w14:paraId="0F20FC20">
      <w:pPr>
        <w:pStyle w:val="3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lang w:val="ru-RU"/>
        </w:rPr>
        <w:t>Игровые стимуляторы и тесты. Например,</w:t>
      </w:r>
      <w:r>
        <w:rPr>
          <w:rFonts w:hint="default" w:ascii="Times New Roman" w:hAnsi="Times New Roman" w:cs="Times New Roman"/>
        </w:rPr>
        <w:t xml:space="preserve"> Google "Phishing Quiz" — интерактивный тест на распознавание фишинга.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  <w:b/>
          <w:bCs/>
        </w:rPr>
        <w:t>•</w:t>
      </w:r>
      <w:r>
        <w:rPr>
          <w:rFonts w:hint="default" w:ascii="Times New Roman" w:hAnsi="Times New Roman" w:cs="Times New Roman"/>
          <w:b/>
          <w:bCs/>
          <w:lang w:val="en-US"/>
        </w:rPr>
        <w:t xml:space="preserve"> </w:t>
      </w:r>
      <w:r>
        <w:rPr>
          <w:rFonts w:hint="default" w:ascii="Times New Roman" w:hAnsi="Times New Roman" w:cs="Times New Roman"/>
          <w:b/>
          <w:bCs/>
        </w:rPr>
        <w:t>Преимущество:</w:t>
      </w:r>
      <w:r>
        <w:rPr>
          <w:rFonts w:hint="default" w:ascii="Times New Roman" w:hAnsi="Times New Roman" w:cs="Times New Roman"/>
        </w:rPr>
        <w:t xml:space="preserve"> элемент взаимодействия, проверка знаний в игровой форме.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  <w:b/>
          <w:bCs/>
        </w:rPr>
        <w:t>•</w:t>
      </w:r>
      <w:r>
        <w:rPr>
          <w:rFonts w:hint="default" w:ascii="Times New Roman" w:hAnsi="Times New Roman" w:cs="Times New Roman"/>
          <w:b/>
          <w:bCs/>
          <w:lang w:val="en-US"/>
        </w:rPr>
        <w:t xml:space="preserve"> </w:t>
      </w:r>
      <w:r>
        <w:rPr>
          <w:rFonts w:hint="default" w:ascii="Times New Roman" w:hAnsi="Times New Roman" w:cs="Times New Roman"/>
          <w:b/>
          <w:bCs/>
        </w:rPr>
        <w:t>Недостаток:</w:t>
      </w:r>
      <w:r>
        <w:rPr>
          <w:rFonts w:hint="default" w:ascii="Times New Roman" w:hAnsi="Times New Roman" w:cs="Times New Roman"/>
        </w:rPr>
        <w:t xml:space="preserve"> как правило, это разовые акции без системы, не позволяющие учителю управлять процессом, формировать группы и отслеживать прогресс учащихся.</w:t>
      </w:r>
    </w:p>
    <w:p w14:paraId="2DAB41E5">
      <w:pPr>
        <w:pStyle w:val="5"/>
        <w:bidi w:val="0"/>
        <w:rPr>
          <w:rFonts w:hint="default"/>
        </w:rPr>
      </w:pPr>
      <w:bookmarkStart w:id="10" w:name="_Toc2782"/>
      <w:r>
        <w:rPr>
          <w:rFonts w:hint="default"/>
        </w:rPr>
        <w:t>2.1.2. Сравнительный анализ ситуации в России и за рубежом</w:t>
      </w:r>
      <w:bookmarkEnd w:id="10"/>
    </w:p>
    <w:p w14:paraId="09FC9C6F">
      <w:pPr>
        <w:pStyle w:val="3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В России вопросы кибербезопасности включены в школьную программу, однако практические инструменты для формирования навыков распознавания фишинга ограничены. Большинство ресурсов носят информационный характер. За рубежом (особенно в США и странах ЕС) существуют более развитые образовательные программы и интерактивные платформы, но они часто ориентированы на корпоративный сектор или не адаптированы к российским реалиям.</w:t>
      </w:r>
    </w:p>
    <w:p w14:paraId="43DF478F">
      <w:pPr>
        <w:pStyle w:val="5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 w:ascii="Times New Roman" w:hAnsi="Times New Roman" w:cs="Times New Roman"/>
        </w:rPr>
      </w:pPr>
      <w:bookmarkStart w:id="11" w:name="_Toc3231"/>
      <w:r>
        <w:rPr>
          <w:rFonts w:hint="default" w:ascii="Times New Roman" w:hAnsi="Times New Roman" w:cs="Times New Roman"/>
        </w:rPr>
        <w:t>2.1.3. Особенности и потребности Хабаровского края</w:t>
      </w:r>
      <w:bookmarkEnd w:id="11"/>
    </w:p>
    <w:p w14:paraId="6CFE05D7">
      <w:pPr>
        <w:pStyle w:val="3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Анализ образовательной инфраструктуры Хабаровского края выявил специфические потребности: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  <w:b/>
          <w:bCs/>
        </w:rPr>
        <w:t>•</w:t>
      </w:r>
      <w:r>
        <w:rPr>
          <w:rFonts w:hint="default" w:ascii="Times New Roman" w:hAnsi="Times New Roman" w:cs="Times New Roman"/>
          <w:b/>
          <w:bCs/>
          <w:lang w:val="en-US"/>
        </w:rPr>
        <w:t xml:space="preserve"> </w:t>
      </w:r>
      <w:r>
        <w:rPr>
          <w:rFonts w:hint="default" w:ascii="Times New Roman" w:hAnsi="Times New Roman" w:cs="Times New Roman"/>
          <w:b/>
          <w:bCs/>
        </w:rPr>
        <w:t>Необходимость в автономных решениях</w:t>
      </w:r>
      <w:r>
        <w:rPr>
          <w:rFonts w:hint="default" w:ascii="Times New Roman" w:hAnsi="Times New Roman" w:cs="Times New Roman"/>
          <w:lang w:val="en-US"/>
        </w:rPr>
        <w:t xml:space="preserve"> </w:t>
      </w:r>
      <w:r>
        <w:rPr>
          <w:rFonts w:hint="default" w:ascii="Times New Roman" w:hAnsi="Times New Roman" w:cs="Times New Roman"/>
        </w:rPr>
        <w:t>из-за возможных ограничений интернет-соединения в удалённых школах.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  <w:b/>
          <w:bCs/>
        </w:rPr>
        <w:t>•</w:t>
      </w:r>
      <w:r>
        <w:rPr>
          <w:rFonts w:hint="default" w:ascii="Times New Roman" w:hAnsi="Times New Roman" w:cs="Times New Roman"/>
          <w:b/>
          <w:bCs/>
          <w:lang w:val="en-US"/>
        </w:rPr>
        <w:t xml:space="preserve"> </w:t>
      </w:r>
      <w:r>
        <w:rPr>
          <w:rFonts w:hint="default" w:ascii="Times New Roman" w:hAnsi="Times New Roman" w:cs="Times New Roman"/>
          <w:b/>
          <w:bCs/>
        </w:rPr>
        <w:t>Нехватка у педагогов специализированных, простых в использовании инструментов</w:t>
      </w:r>
      <w:r>
        <w:rPr>
          <w:rFonts w:hint="default" w:ascii="Times New Roman" w:hAnsi="Times New Roman" w:cs="Times New Roman"/>
          <w:lang w:val="en-US"/>
        </w:rPr>
        <w:t xml:space="preserve"> </w:t>
      </w:r>
      <w:r>
        <w:rPr>
          <w:rFonts w:hint="default" w:ascii="Times New Roman" w:hAnsi="Times New Roman" w:cs="Times New Roman"/>
        </w:rPr>
        <w:t>для практического обучения киберграмотности.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  <w:b/>
          <w:bCs/>
        </w:rPr>
        <w:t>•</w:t>
      </w:r>
      <w:r>
        <w:rPr>
          <w:rFonts w:hint="default" w:ascii="Times New Roman" w:hAnsi="Times New Roman" w:cs="Times New Roman"/>
          <w:b/>
          <w:bCs/>
          <w:lang w:val="en-US"/>
        </w:rPr>
        <w:t xml:space="preserve"> </w:t>
      </w:r>
      <w:r>
        <w:rPr>
          <w:rFonts w:hint="default" w:ascii="Times New Roman" w:hAnsi="Times New Roman" w:cs="Times New Roman"/>
          <w:b/>
          <w:bCs/>
        </w:rPr>
        <w:t>Потребность в решениях, которые можно быстро развернуть</w:t>
      </w:r>
      <w:r>
        <w:rPr>
          <w:rFonts w:hint="default" w:ascii="Times New Roman" w:hAnsi="Times New Roman" w:cs="Times New Roman"/>
          <w:lang w:val="en-US"/>
        </w:rPr>
        <w:t xml:space="preserve"> </w:t>
      </w:r>
      <w:r>
        <w:rPr>
          <w:rFonts w:hint="default" w:ascii="Times New Roman" w:hAnsi="Times New Roman" w:cs="Times New Roman"/>
        </w:rPr>
        <w:t>на имеющемся в школах оборудовании без глубоких технических знаний.</w:t>
      </w:r>
    </w:p>
    <w:p w14:paraId="22ABB6FC">
      <w:pPr>
        <w:pStyle w:val="5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 w:ascii="Times New Roman" w:hAnsi="Times New Roman" w:cs="Times New Roman"/>
        </w:rPr>
      </w:pPr>
      <w:bookmarkStart w:id="12" w:name="_Toc26143"/>
      <w:r>
        <w:rPr>
          <w:rFonts w:hint="default" w:ascii="Times New Roman" w:hAnsi="Times New Roman" w:cs="Times New Roman"/>
        </w:rPr>
        <w:t>2.1.4. Выявленная проблема (ниша для проекта)</w:t>
      </w:r>
      <w:bookmarkEnd w:id="12"/>
    </w:p>
    <w:p w14:paraId="0750503D">
      <w:pPr>
        <w:pStyle w:val="3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jc w:val="both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На рынке образовательных технологий отсутствует комплексное решение, сочетающее в себе:</w:t>
      </w:r>
    </w:p>
    <w:p w14:paraId="5FB7BBD8">
      <w:pPr>
        <w:pStyle w:val="3"/>
        <w:keepNext w:val="0"/>
        <w:keepLines w:val="0"/>
        <w:pageBreakBefore w:val="0"/>
        <w:widowControl/>
        <w:numPr>
          <w:ilvl w:val="0"/>
          <w:numId w:val="3"/>
        </w:numPr>
        <w:shd w:val="clear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0" w:leftChars="0" w:right="0" w:firstLine="238" w:firstLineChars="85"/>
        <w:jc w:val="both"/>
        <w:textAlignment w:val="auto"/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</w:rPr>
      </w:pPr>
      <w:r>
        <w:rPr>
          <w:rFonts w:hint="default" w:ascii="Times New Roman" w:hAnsi="Times New Roman" w:eastAsia="Times New Roman" w:cs="Times New Roman"/>
          <w:b/>
          <w:bCs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</w:rPr>
        <w:t>Интерактивность и практику для ученика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  <w:lang w:val="en-US"/>
        </w:rPr>
        <w:t xml:space="preserve"> 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</w:rPr>
        <w:t>(не просто чтение, а принятие решений в смоделированных ситуациях).</w:t>
      </w:r>
    </w:p>
    <w:p w14:paraId="6362D6CA">
      <w:pPr>
        <w:pStyle w:val="3"/>
        <w:keepNext w:val="0"/>
        <w:keepLines w:val="0"/>
        <w:pageBreakBefore w:val="0"/>
        <w:widowControl/>
        <w:numPr>
          <w:ilvl w:val="0"/>
          <w:numId w:val="3"/>
        </w:numPr>
        <w:shd w:val="clear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0" w:leftChars="0" w:right="0" w:firstLine="238" w:firstLineChars="85"/>
        <w:jc w:val="both"/>
        <w:textAlignment w:val="auto"/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</w:rPr>
      </w:pPr>
      <w:r>
        <w:rPr>
          <w:rFonts w:hint="default" w:ascii="Times New Roman" w:hAnsi="Times New Roman" w:eastAsia="Times New Roman" w:cs="Times New Roman"/>
          <w:b/>
          <w:bCs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</w:rPr>
        <w:t>Гибкую систему управления для педагога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  <w:lang w:val="en-US"/>
        </w:rPr>
        <w:t xml:space="preserve"> 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</w:rPr>
        <w:t>(создание контента, формирование групп, назначение тестов).</w:t>
      </w:r>
    </w:p>
    <w:p w14:paraId="1F358E46">
      <w:pPr>
        <w:pStyle w:val="3"/>
        <w:keepNext w:val="0"/>
        <w:keepLines w:val="0"/>
        <w:pageBreakBefore w:val="0"/>
        <w:widowControl/>
        <w:numPr>
          <w:ilvl w:val="0"/>
          <w:numId w:val="3"/>
        </w:numPr>
        <w:shd w:val="clear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0" w:leftChars="0" w:right="0" w:firstLine="238" w:firstLineChars="85"/>
        <w:jc w:val="both"/>
        <w:textAlignment w:val="auto"/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</w:rPr>
      </w:pPr>
      <w:r>
        <w:rPr>
          <w:rFonts w:hint="default" w:ascii="Times New Roman" w:hAnsi="Times New Roman" w:eastAsia="Times New Roman" w:cs="Times New Roman"/>
          <w:b/>
          <w:bCs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</w:rPr>
        <w:t>Глубокую аналитику для работы над ошибками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  <w:lang w:val="en-US"/>
        </w:rPr>
        <w:t xml:space="preserve"> 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</w:rPr>
        <w:t>как на уровне класса, так и отдельного ученика.</w:t>
      </w:r>
    </w:p>
    <w:p w14:paraId="5C3249C8">
      <w:pPr>
        <w:pStyle w:val="3"/>
        <w:keepNext w:val="0"/>
        <w:keepLines w:val="0"/>
        <w:pageBreakBefore w:val="0"/>
        <w:widowControl/>
        <w:numPr>
          <w:ilvl w:val="0"/>
          <w:numId w:val="3"/>
        </w:numPr>
        <w:shd w:val="clear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0" w:leftChars="0" w:right="0" w:firstLine="238" w:firstLineChars="85"/>
        <w:jc w:val="both"/>
        <w:textAlignment w:val="auto"/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</w:rPr>
      </w:pPr>
      <w:r>
        <w:rPr>
          <w:rFonts w:hint="default" w:ascii="Times New Roman" w:hAnsi="Times New Roman" w:eastAsia="Times New Roman" w:cs="Times New Roman"/>
          <w:b/>
          <w:bCs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</w:rPr>
        <w:t>Лёгкость развёртывания в инфраструктуре образовательного учреждения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  <w:lang w:val="en-US"/>
        </w:rPr>
        <w:t xml:space="preserve"> 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</w:rPr>
        <w:t>(локальный сервер без сложных зависимостей).</w:t>
      </w:r>
    </w:p>
    <w:p w14:paraId="529E4618">
      <w:pPr>
        <w:pStyle w:val="5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 w:ascii="Times New Roman" w:hAnsi="Times New Roman" w:cs="Times New Roman"/>
        </w:rPr>
      </w:pPr>
      <w:bookmarkStart w:id="13" w:name="_Toc21767"/>
      <w:r>
        <w:rPr>
          <w:rFonts w:hint="default" w:ascii="Times New Roman" w:hAnsi="Times New Roman" w:cs="Times New Roman"/>
        </w:rPr>
        <w:t>2.1.5. Обоснование направления проекта</w:t>
      </w:r>
      <w:bookmarkEnd w:id="13"/>
    </w:p>
    <w:p w14:paraId="2F0F7B92">
      <w:pPr>
        <w:pStyle w:val="3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Проведённый анализ подтвердил гипотезу о необходимости создания платформы</w:t>
      </w:r>
      <w:r>
        <w:rPr>
          <w:rFonts w:hint="default" w:ascii="Times New Roman" w:hAnsi="Times New Roman" w:cs="Times New Roman"/>
          <w:lang w:val="ru-RU"/>
        </w:rPr>
        <w:t xml:space="preserve"> «</w:t>
      </w:r>
      <w:r>
        <w:rPr>
          <w:rFonts w:hint="default" w:ascii="Times New Roman" w:hAnsi="Times New Roman" w:cs="Times New Roman"/>
        </w:rPr>
        <w:t>FishChat CyberTraining System</w:t>
      </w:r>
      <w:r>
        <w:rPr>
          <w:rFonts w:hint="default" w:ascii="Times New Roman" w:hAnsi="Times New Roman" w:cs="Times New Roman"/>
          <w:lang w:val="ru-RU"/>
        </w:rPr>
        <w:t>»</w:t>
      </w:r>
      <w:r>
        <w:rPr>
          <w:rFonts w:hint="default" w:ascii="Times New Roman" w:hAnsi="Times New Roman" w:cs="Times New Roman"/>
        </w:rPr>
        <w:t>, которая призвана заполнить выявленный пробел. Проект обеспечивает сквозной цикл обучения: от создания учебного контента учителем → через практику учеником → к анализу результатов и корректировке обучения.</w:t>
      </w:r>
    </w:p>
    <w:p w14:paraId="4EBDE2AF">
      <w:pPr>
        <w:pStyle w:val="4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 w:ascii="Times New Roman" w:hAnsi="Times New Roman" w:cs="Times New Roman"/>
        </w:rPr>
      </w:pPr>
      <w:bookmarkStart w:id="14" w:name="_Toc3843"/>
      <w:r>
        <w:rPr>
          <w:rFonts w:hint="default" w:ascii="Times New Roman" w:hAnsi="Times New Roman" w:cs="Times New Roman"/>
        </w:rPr>
        <w:t>2.2. Практическая часть: работа над продуктом</w:t>
      </w:r>
      <w:bookmarkEnd w:id="14"/>
    </w:p>
    <w:p w14:paraId="7E2BE2F6">
      <w:pPr>
        <w:pStyle w:val="5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 w:ascii="Times New Roman" w:hAnsi="Times New Roman" w:cs="Times New Roman"/>
        </w:rPr>
      </w:pPr>
      <w:bookmarkStart w:id="15" w:name="_Toc8742"/>
      <w:r>
        <w:rPr>
          <w:rFonts w:hint="default" w:ascii="Times New Roman" w:hAnsi="Times New Roman" w:cs="Times New Roman"/>
        </w:rPr>
        <w:t>2.2.1. Технологический стек и обоснование выбора</w:t>
      </w:r>
      <w:bookmarkEnd w:id="15"/>
    </w:p>
    <w:p w14:paraId="105D2F8D">
      <w:pPr>
        <w:pStyle w:val="6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 w:ascii="Times New Roman" w:hAnsi="Times New Roman" w:cs="Times New Roman"/>
        </w:rPr>
      </w:pPr>
      <w:bookmarkStart w:id="16" w:name="_Toc26091"/>
      <w:r>
        <w:rPr>
          <w:rFonts w:hint="default" w:ascii="Times New Roman" w:hAnsi="Times New Roman" w:cs="Times New Roman"/>
        </w:rPr>
        <w:t>2.2.1.1. Критерии выбора технологий</w:t>
      </w:r>
      <w:bookmarkEnd w:id="16"/>
    </w:p>
    <w:p w14:paraId="2E57D1EF">
      <w:pPr>
        <w:pStyle w:val="3"/>
        <w:keepNext w:val="0"/>
        <w:keepLines w:val="0"/>
        <w:pageBreakBefore w:val="0"/>
        <w:widowControl/>
        <w:shd w:val="clear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240" w:after="0" w:line="360" w:lineRule="auto"/>
        <w:ind w:left="0" w:right="0" w:firstLine="0"/>
        <w:jc w:val="left"/>
        <w:textAlignment w:val="auto"/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</w:rPr>
      </w:pPr>
      <w:r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</w:rPr>
        <w:t>При выборе инструментов разработки приоритетными были следующие критерии:</w:t>
      </w:r>
    </w:p>
    <w:p w14:paraId="755A54AD">
      <w:pPr>
        <w:pStyle w:val="3"/>
        <w:keepNext w:val="0"/>
        <w:keepLines w:val="0"/>
        <w:pageBreakBefore w:val="0"/>
        <w:widowControl/>
        <w:numPr>
          <w:ilvl w:val="0"/>
          <w:numId w:val="4"/>
        </w:numPr>
        <w:shd w:val="clear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0" w:leftChars="0" w:right="0" w:firstLine="238" w:firstLineChars="85"/>
        <w:jc w:val="both"/>
        <w:textAlignment w:val="auto"/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</w:rPr>
      </w:pPr>
      <w:r>
        <w:rPr>
          <w:rFonts w:hint="default" w:ascii="Times New Roman" w:hAnsi="Times New Roman" w:eastAsia="Times New Roman" w:cs="Times New Roman"/>
          <w:b/>
          <w:bCs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</w:rPr>
        <w:t>Гибкость и скорость разработки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</w:rPr>
        <w:t>: возможность быстро прототипировать и вносить изменения.</w:t>
      </w:r>
    </w:p>
    <w:p w14:paraId="27012B95">
      <w:pPr>
        <w:pStyle w:val="3"/>
        <w:keepNext w:val="0"/>
        <w:keepLines w:val="0"/>
        <w:pageBreakBefore w:val="0"/>
        <w:widowControl/>
        <w:numPr>
          <w:ilvl w:val="0"/>
          <w:numId w:val="4"/>
        </w:numPr>
        <w:shd w:val="clear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0" w:leftChars="0" w:right="0" w:firstLine="238" w:firstLineChars="85"/>
        <w:jc w:val="both"/>
        <w:textAlignment w:val="auto"/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</w:rPr>
      </w:pPr>
      <w:r>
        <w:rPr>
          <w:rFonts w:hint="default" w:ascii="Times New Roman" w:hAnsi="Times New Roman" w:eastAsia="Times New Roman" w:cs="Times New Roman"/>
          <w:b/>
          <w:bCs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</w:rPr>
        <w:t>Простота развертывания и поддержки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</w:rPr>
        <w:t>: конечный продукт должен легко запускаться на стандартном оборудовании учебного заведения без необходимости в сложной настройке.</w:t>
      </w:r>
    </w:p>
    <w:p w14:paraId="135C931A">
      <w:pPr>
        <w:pStyle w:val="3"/>
        <w:keepNext w:val="0"/>
        <w:keepLines w:val="0"/>
        <w:pageBreakBefore w:val="0"/>
        <w:widowControl/>
        <w:numPr>
          <w:ilvl w:val="0"/>
          <w:numId w:val="4"/>
        </w:numPr>
        <w:shd w:val="clear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0" w:leftChars="0" w:right="0" w:firstLine="238" w:firstLineChars="85"/>
        <w:jc w:val="both"/>
        <w:textAlignment w:val="auto"/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</w:rPr>
      </w:pPr>
      <w:r>
        <w:rPr>
          <w:rFonts w:hint="default" w:ascii="Times New Roman" w:hAnsi="Times New Roman" w:eastAsia="Times New Roman" w:cs="Times New Roman"/>
          <w:b/>
          <w:bCs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</w:rPr>
        <w:t>Безопасность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</w:rPr>
        <w:t>: использование проверенных инструментов с встроенными механизмами защиты данных.</w:t>
      </w:r>
    </w:p>
    <w:p w14:paraId="78B8A396">
      <w:pPr>
        <w:pStyle w:val="3"/>
        <w:keepNext w:val="0"/>
        <w:keepLines w:val="0"/>
        <w:pageBreakBefore w:val="0"/>
        <w:widowControl/>
        <w:numPr>
          <w:ilvl w:val="0"/>
          <w:numId w:val="4"/>
        </w:numPr>
        <w:shd w:val="clear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0" w:leftChars="0" w:right="0" w:firstLine="238" w:firstLineChars="85"/>
        <w:jc w:val="both"/>
        <w:textAlignment w:val="auto"/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</w:rPr>
      </w:pPr>
      <w:r>
        <w:rPr>
          <w:rFonts w:hint="default" w:ascii="Times New Roman" w:hAnsi="Times New Roman" w:eastAsia="Times New Roman" w:cs="Times New Roman"/>
          <w:b/>
          <w:bCs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</w:rPr>
        <w:t>Сообщество и документация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</w:rPr>
        <w:t>: наличие обширной документации и активного сообщества для решения возникающих проблем.</w:t>
      </w:r>
    </w:p>
    <w:p w14:paraId="4164E4D9">
      <w:pPr>
        <w:pStyle w:val="6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 w:ascii="Times New Roman" w:hAnsi="Times New Roman" w:cs="Times New Roman"/>
        </w:rPr>
      </w:pPr>
      <w:bookmarkStart w:id="17" w:name="_Toc8638"/>
      <w:r>
        <w:rPr>
          <w:rFonts w:hint="default" w:ascii="Times New Roman" w:hAnsi="Times New Roman" w:cs="Times New Roman"/>
        </w:rPr>
        <w:t>2.2.1.2. Обоснование выбора backend-фреймворка</w:t>
      </w:r>
      <w:bookmarkEnd w:id="17"/>
    </w:p>
    <w:p w14:paraId="2E59DDF8">
      <w:pPr>
        <w:pStyle w:val="3"/>
        <w:keepNext w:val="0"/>
        <w:keepLines w:val="0"/>
        <w:pageBreakBefore w:val="0"/>
        <w:widowControl/>
        <w:shd w:val="clear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240" w:after="0" w:line="360" w:lineRule="auto"/>
        <w:ind w:left="0" w:right="0" w:firstLine="0"/>
        <w:jc w:val="both"/>
        <w:textAlignment w:val="auto"/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</w:rPr>
      </w:pPr>
      <w:r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</w:rPr>
        <w:t>Для реализации серверной части проекта был выбран микрофреймворк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  <w:lang w:val="en-US"/>
        </w:rPr>
        <w:t xml:space="preserve"> 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</w:rPr>
        <w:t>Flask на языке Python.</w:t>
      </w:r>
    </w:p>
    <w:p w14:paraId="2A6B3705">
      <w:pPr>
        <w:pStyle w:val="3"/>
        <w:keepNext w:val="0"/>
        <w:keepLines w:val="0"/>
        <w:pageBreakBefore w:val="0"/>
        <w:widowControl/>
        <w:numPr>
          <w:ilvl w:val="0"/>
          <w:numId w:val="5"/>
        </w:numPr>
        <w:shd w:val="clear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240" w:after="0" w:line="360" w:lineRule="auto"/>
        <w:ind w:left="420" w:leftChars="0" w:right="0" w:hanging="420" w:firstLineChars="0"/>
        <w:jc w:val="both"/>
        <w:textAlignment w:val="auto"/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</w:rPr>
      </w:pPr>
      <w:r>
        <w:rPr>
          <w:rFonts w:hint="default" w:ascii="Times New Roman" w:hAnsi="Times New Roman" w:eastAsia="Times New Roman" w:cs="Times New Roman"/>
          <w:b/>
          <w:bCs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</w:rPr>
        <w:t>Гибкость архитектуры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</w:rPr>
        <w:t>: В отличие от более тяжеловесных фреймворков (таких как Django), Flask не навязывает строгой структуры проекта, что позволило спроектировать архитектуру, идеально соответствующую логике предметной области (тренировки, тесты, группы, статистика). Это упрощает поддержку и будущее расширение функционала.</w:t>
      </w:r>
    </w:p>
    <w:p w14:paraId="57185006">
      <w:pPr>
        <w:pStyle w:val="3"/>
        <w:keepNext w:val="0"/>
        <w:keepLines w:val="0"/>
        <w:pageBreakBefore w:val="0"/>
        <w:widowControl/>
        <w:numPr>
          <w:ilvl w:val="0"/>
          <w:numId w:val="5"/>
        </w:numPr>
        <w:shd w:val="clear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240" w:after="0" w:line="360" w:lineRule="auto"/>
        <w:ind w:left="420" w:leftChars="0" w:right="0" w:hanging="420" w:firstLineChars="0"/>
        <w:jc w:val="both"/>
        <w:textAlignment w:val="auto"/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</w:rPr>
      </w:pPr>
      <w:r>
        <w:rPr>
          <w:rFonts w:hint="default" w:ascii="Times New Roman" w:hAnsi="Times New Roman" w:eastAsia="Times New Roman" w:cs="Times New Roman"/>
          <w:b/>
          <w:bCs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</w:rPr>
        <w:t>Модульность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</w:rPr>
        <w:t xml:space="preserve">: Необходимый функционал (работа с базой данных, аутентификация пользователей) добавлялся с помощью отдельных библиотек (Flask-SQLAlchemy, Flask-Login), что позволило избежать «раздувания» кода </w:t>
      </w:r>
      <w:r>
        <w:rPr>
          <w:rFonts w:hint="default" w:ascii="Times New Roman" w:hAnsi="Times New Roman" w:eastAsia="Times New Roman" w:cs="Times New Roman"/>
        </w:rPr>
        <w:t>неиспользуемыми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</w:rPr>
        <w:t xml:space="preserve"> функциями.</w:t>
      </w:r>
    </w:p>
    <w:p w14:paraId="11C595A5">
      <w:pPr>
        <w:pStyle w:val="3"/>
        <w:keepNext w:val="0"/>
        <w:keepLines w:val="0"/>
        <w:pageBreakBefore w:val="0"/>
        <w:widowControl/>
        <w:numPr>
          <w:ilvl w:val="0"/>
          <w:numId w:val="5"/>
        </w:numPr>
        <w:shd w:val="clear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240" w:after="0" w:line="360" w:lineRule="auto"/>
        <w:ind w:left="420" w:leftChars="0" w:right="0" w:hanging="420" w:firstLineChars="0"/>
        <w:jc w:val="both"/>
        <w:textAlignment w:val="auto"/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</w:rPr>
      </w:pPr>
      <w:r>
        <w:rPr>
          <w:rFonts w:hint="default" w:ascii="Times New Roman" w:hAnsi="Times New Roman" w:eastAsia="Times New Roman" w:cs="Times New Roman"/>
          <w:b/>
          <w:bCs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</w:rPr>
        <w:t>Простота освоения и скорость разработки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</w:rPr>
        <w:t>: Чистый и понятный синтаксис Python в сочетании с минималистичным подходом Flask позволили сосредоточиться на архитектуре приложения, а не на конфигурации фреймворка.</w:t>
      </w:r>
    </w:p>
    <w:p w14:paraId="3A845C70">
      <w:pPr>
        <w:pStyle w:val="6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 w:ascii="Times New Roman" w:hAnsi="Times New Roman" w:cs="Times New Roman"/>
        </w:rPr>
      </w:pPr>
      <w:bookmarkStart w:id="18" w:name="_Toc7380"/>
      <w:r>
        <w:rPr>
          <w:rFonts w:hint="default" w:ascii="Times New Roman" w:hAnsi="Times New Roman" w:cs="Times New Roman"/>
        </w:rPr>
        <w:t>2.2.1.3. Обоснование выбора системы управления базами данных (СУБД)</w:t>
      </w:r>
      <w:bookmarkEnd w:id="18"/>
    </w:p>
    <w:p w14:paraId="7999E24B">
      <w:pPr>
        <w:pStyle w:val="3"/>
        <w:keepNext w:val="0"/>
        <w:keepLines w:val="0"/>
        <w:pageBreakBefore w:val="0"/>
        <w:widowControl/>
        <w:shd w:val="clear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0" w:right="0" w:firstLine="0"/>
        <w:jc w:val="both"/>
        <w:textAlignment w:val="auto"/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</w:rPr>
      </w:pPr>
      <w:r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</w:rPr>
        <w:t>В качестве СУБД была выбрана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  <w:lang w:val="en-US"/>
        </w:rPr>
        <w:t xml:space="preserve"> </w:t>
      </w:r>
      <w:r>
        <w:rPr>
          <w:rFonts w:hint="default" w:ascii="Times New Roman" w:hAnsi="Times New Roman" w:eastAsia="Times New Roman" w:cs="Times New Roman"/>
          <w:b/>
          <w:bCs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</w:rPr>
        <w:t>SQLite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</w:rPr>
        <w:t>.</w:t>
      </w:r>
    </w:p>
    <w:p w14:paraId="5E82DA7E">
      <w:pPr>
        <w:pStyle w:val="3"/>
        <w:keepNext w:val="0"/>
        <w:keepLines w:val="0"/>
        <w:pageBreakBefore w:val="0"/>
        <w:widowControl/>
        <w:numPr>
          <w:ilvl w:val="0"/>
          <w:numId w:val="5"/>
        </w:numPr>
        <w:shd w:val="clear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420" w:leftChars="0" w:right="0" w:hanging="420" w:firstLineChars="0"/>
        <w:jc w:val="both"/>
        <w:textAlignment w:val="auto"/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</w:rPr>
      </w:pPr>
      <w:r>
        <w:rPr>
          <w:rFonts w:hint="default" w:ascii="Times New Roman" w:hAnsi="Times New Roman" w:eastAsia="Times New Roman" w:cs="Times New Roman"/>
          <w:b/>
          <w:bCs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</w:rPr>
        <w:t>Нулевая конфигурация и автономность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</w:rPr>
        <w:t>: SQLite не требует установки и запуска отдельного серверного процесса. Все данные хранятся в единственном файле (app.db), который легко копировать и переносить вместе с приложением. Это кардинально упрощает развертывание платформы в школьной среде.</w:t>
      </w:r>
    </w:p>
    <w:p w14:paraId="7BD26B3C">
      <w:pPr>
        <w:pStyle w:val="3"/>
        <w:keepNext w:val="0"/>
        <w:keepLines w:val="0"/>
        <w:pageBreakBefore w:val="0"/>
        <w:widowControl/>
        <w:numPr>
          <w:ilvl w:val="0"/>
          <w:numId w:val="5"/>
        </w:numPr>
        <w:shd w:val="clear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420" w:leftChars="0" w:right="0" w:hanging="420" w:firstLineChars="0"/>
        <w:jc w:val="both"/>
        <w:textAlignment w:val="auto"/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</w:rPr>
      </w:pPr>
      <w:r>
        <w:rPr>
          <w:rFonts w:hint="default" w:ascii="Times New Roman" w:hAnsi="Times New Roman" w:eastAsia="Times New Roman" w:cs="Times New Roman"/>
          <w:b/>
          <w:bCs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</w:rPr>
        <w:t>Достаточная производительность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</w:rPr>
        <w:t>: Для сценария использования платформы в рамках одного учебного заведения с десятками или сотнями одновременных пользователей (учеников, учителей) производительности SQLite полностью достаточно. Высокая нагрузка, характерная для публичных интернет-сервисов, в данном случае не предполагается.</w:t>
      </w:r>
    </w:p>
    <w:p w14:paraId="7B8D2588">
      <w:pPr>
        <w:pStyle w:val="3"/>
        <w:keepNext w:val="0"/>
        <w:keepLines w:val="0"/>
        <w:pageBreakBefore w:val="0"/>
        <w:widowControl/>
        <w:numPr>
          <w:ilvl w:val="0"/>
          <w:numId w:val="5"/>
        </w:numPr>
        <w:shd w:val="clear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420" w:leftChars="0" w:right="0" w:hanging="420" w:firstLineChars="0"/>
        <w:jc w:val="both"/>
        <w:textAlignment w:val="auto"/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</w:rPr>
      </w:pPr>
      <w:r>
        <w:rPr>
          <w:rFonts w:hint="default" w:ascii="Times New Roman" w:hAnsi="Times New Roman" w:eastAsia="Times New Roman" w:cs="Times New Roman"/>
          <w:b/>
          <w:bCs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</w:rPr>
        <w:t>Надёжность и совместимость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</w:rPr>
        <w:t>: SQLite — зрелая и отказоустойчивая СУБД, широко используемая во встроенных системах. Библиотека SQLAlchemy в качестве ORM (Object-Relational Mapping) обеспечивает высокоуровневый и безопасный доступ к данным, а также теоретическую возможность миграции на другую СУБД (например, PostgreSQL) в будущем, если возникнет такая необходимость.</w:t>
      </w:r>
    </w:p>
    <w:p w14:paraId="12B7F8D9">
      <w:pPr>
        <w:pStyle w:val="6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 w:ascii="Times New Roman" w:hAnsi="Times New Roman" w:cs="Times New Roman"/>
        </w:rPr>
      </w:pPr>
      <w:bookmarkStart w:id="19" w:name="_Toc5139"/>
      <w:r>
        <w:rPr>
          <w:rFonts w:hint="default" w:ascii="Times New Roman" w:hAnsi="Times New Roman" w:cs="Times New Roman"/>
        </w:rPr>
        <w:t>2.2.1.4. Прочие ключевые технологии</w:t>
      </w:r>
      <w:bookmarkEnd w:id="19"/>
    </w:p>
    <w:p w14:paraId="44D9997C">
      <w:pPr>
        <w:pStyle w:val="3"/>
        <w:keepNext w:val="0"/>
        <w:keepLines w:val="0"/>
        <w:pageBreakBefore w:val="0"/>
        <w:widowControl/>
        <w:numPr>
          <w:ilvl w:val="0"/>
          <w:numId w:val="5"/>
        </w:numPr>
        <w:shd w:val="clear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420" w:leftChars="0" w:right="0" w:hanging="420" w:firstLineChars="0"/>
        <w:jc w:val="both"/>
        <w:textAlignment w:val="auto"/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</w:rPr>
      </w:pPr>
      <w:r>
        <w:rPr>
          <w:rFonts w:hint="default" w:ascii="Times New Roman" w:hAnsi="Times New Roman" w:eastAsia="Times New Roman" w:cs="Times New Roman"/>
          <w:b/>
          <w:bCs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</w:rPr>
        <w:t>Werkzeug / Flask-Login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</w:rPr>
        <w:t>: Для безопасного хеширования паролей и управления сессиями пользователей.</w:t>
      </w:r>
    </w:p>
    <w:p w14:paraId="132436FD">
      <w:pPr>
        <w:pStyle w:val="3"/>
        <w:keepNext w:val="0"/>
        <w:keepLines w:val="0"/>
        <w:pageBreakBefore w:val="0"/>
        <w:widowControl/>
        <w:numPr>
          <w:ilvl w:val="0"/>
          <w:numId w:val="5"/>
        </w:numPr>
        <w:shd w:val="clear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420" w:leftChars="0" w:right="0" w:hanging="420" w:firstLineChars="0"/>
        <w:jc w:val="both"/>
        <w:textAlignment w:val="auto"/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</w:rPr>
      </w:pPr>
      <w:r>
        <w:rPr>
          <w:rFonts w:hint="default" w:ascii="Times New Roman" w:hAnsi="Times New Roman" w:eastAsia="Times New Roman" w:cs="Times New Roman"/>
          <w:b/>
          <w:bCs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</w:rPr>
        <w:t>Jinja2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</w:rPr>
        <w:t>: Шаблонизатор, встроенный в Flask, для генерации HTML-страниц на сервере. Обеспечивает автоматическое экранирование пользовательского ввода, что является базовой защитой от XSS-атак.</w:t>
      </w:r>
    </w:p>
    <w:p w14:paraId="308176AB">
      <w:pPr>
        <w:pStyle w:val="3"/>
        <w:keepNext w:val="0"/>
        <w:keepLines w:val="0"/>
        <w:pageBreakBefore w:val="0"/>
        <w:widowControl/>
        <w:numPr>
          <w:ilvl w:val="0"/>
          <w:numId w:val="5"/>
        </w:numPr>
        <w:shd w:val="clear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420" w:leftChars="0" w:right="0" w:hanging="420" w:firstLineChars="0"/>
        <w:jc w:val="both"/>
        <w:textAlignment w:val="auto"/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</w:rPr>
      </w:pPr>
      <w:r>
        <w:rPr>
          <w:rFonts w:hint="default" w:ascii="Times New Roman" w:hAnsi="Times New Roman" w:eastAsia="Times New Roman" w:cs="Times New Roman"/>
          <w:b/>
          <w:bCs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</w:rPr>
        <w:t>Docker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</w:rPr>
        <w:t>: Технология контейнеризации. Позволяет упаковать приложение со всеми зависимостями в единый образ, гарантируя его идентичную работу на любой системе (ноутбук разработчика, школьный сервер). Использование docker-compose делает процесс запуска односложным.</w:t>
      </w:r>
    </w:p>
    <w:p w14:paraId="217E9B9F">
      <w:pPr>
        <w:pStyle w:val="3"/>
        <w:keepNext w:val="0"/>
        <w:keepLines w:val="0"/>
        <w:pageBreakBefore w:val="0"/>
        <w:widowControl/>
        <w:numPr>
          <w:ilvl w:val="0"/>
          <w:numId w:val="5"/>
        </w:numPr>
        <w:shd w:val="clear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420" w:leftChars="0" w:right="0" w:hanging="420" w:firstLineChars="0"/>
        <w:jc w:val="both"/>
        <w:textAlignment w:val="auto"/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</w:rPr>
      </w:pPr>
      <w:r>
        <w:rPr>
          <w:rFonts w:hint="default" w:ascii="Times New Roman" w:hAnsi="Times New Roman" w:eastAsia="Times New Roman" w:cs="Times New Roman"/>
          <w:b/>
          <w:bCs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  <w:lang w:val="en-US"/>
        </w:rPr>
        <w:t>Frontend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</w:rPr>
        <w:t>: Стандартный стек HTML5, CSS3 и JavaScript (с использованием Fetch API для AJAX-запросов). Это обеспечивает совместимость с любым современным браузером без установки дополнительных плагинов.</w:t>
      </w:r>
    </w:p>
    <w:p w14:paraId="43CBC03B">
      <w:pPr>
        <w:pStyle w:val="5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 w:ascii="Times New Roman" w:hAnsi="Times New Roman" w:cs="Times New Roman"/>
        </w:rPr>
      </w:pPr>
      <w:bookmarkStart w:id="20" w:name="_Toc22594"/>
      <w:r>
        <w:rPr>
          <w:rFonts w:hint="default" w:ascii="Times New Roman" w:hAnsi="Times New Roman" w:cs="Times New Roman"/>
        </w:rPr>
        <w:t>2.2.2. Архитектура и реализация проекта</w:t>
      </w:r>
      <w:bookmarkEnd w:id="20"/>
    </w:p>
    <w:p w14:paraId="6E1A63FA">
      <w:pPr>
        <w:pStyle w:val="6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 w:ascii="Times New Roman" w:hAnsi="Times New Roman" w:cs="Times New Roman"/>
        </w:rPr>
      </w:pPr>
      <w:bookmarkStart w:id="21" w:name="_Toc9127"/>
      <w:r>
        <w:rPr>
          <w:rFonts w:hint="default" w:ascii="Times New Roman" w:hAnsi="Times New Roman" w:cs="Times New Roman"/>
        </w:rPr>
        <w:t>2.2.2.1. Проектирование пользовательских сценариев и интерфейса</w:t>
      </w:r>
      <w:bookmarkEnd w:id="21"/>
    </w:p>
    <w:p w14:paraId="750E865C">
      <w:pPr>
        <w:pStyle w:val="3"/>
        <w:keepNext w:val="0"/>
        <w:keepLines w:val="0"/>
        <w:pageBreakBefore w:val="0"/>
        <w:widowControl/>
        <w:shd w:val="clear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240" w:after="0" w:line="360" w:lineRule="auto"/>
        <w:ind w:left="0" w:right="0" w:firstLine="0"/>
        <w:jc w:val="both"/>
        <w:textAlignment w:val="auto"/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</w:rPr>
      </w:pPr>
      <w:r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</w:rPr>
        <w:t>Разработка началась с проектирования пользовательских сценариев (User Flow) и интерфейса, чтобы понять, какие страницы и функциональные блоки потребуются для реализации поставленных задач.</w:t>
      </w:r>
    </w:p>
    <w:p w14:paraId="099470C0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40" w:after="0" w:line="360" w:lineRule="auto"/>
        <w:ind w:left="0" w:leftChars="0" w:firstLine="0" w:firstLineChars="0"/>
        <w:textAlignment w:val="auto"/>
        <w:rPr>
          <w:rFonts w:hint="default" w:ascii="Times New Roman" w:hAnsi="Times New Roman" w:cs="Times New Roman"/>
          <w:b/>
          <w:bCs/>
          <w:position w:val="0"/>
          <w:sz w:val="28"/>
          <w:szCs w:val="28"/>
          <w:vertAlign w:val="baseline"/>
        </w:rPr>
      </w:pPr>
      <w:r>
        <w:rPr>
          <w:rFonts w:hint="default" w:ascii="Times New Roman" w:hAnsi="Times New Roman" w:cs="Times New Roman"/>
          <w:b/>
          <w:bCs/>
          <w:position w:val="0"/>
          <w:sz w:val="28"/>
          <w:szCs w:val="28"/>
          <w:vertAlign w:val="baseline"/>
        </w:rPr>
        <w:t>Сценарий для пользователя (ученика)</w:t>
      </w:r>
    </w:p>
    <w:p w14:paraId="0CF49A7C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jc w:val="both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Незарегистрированный или неавторизованный пользователь, попадая на платформу, должен видеть понятную приветственную страницу (/). Её задачи:</w:t>
      </w:r>
    </w:p>
    <w:p w14:paraId="3A72D30A">
      <w:pPr>
        <w:pStyle w:val="3"/>
        <w:keepNext w:val="0"/>
        <w:keepLines w:val="0"/>
        <w:pageBreakBefore w:val="0"/>
        <w:widowControl/>
        <w:numPr>
          <w:ilvl w:val="0"/>
          <w:numId w:val="6"/>
        </w:numPr>
        <w:shd w:val="clear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240" w:after="0" w:line="360" w:lineRule="auto"/>
        <w:ind w:left="420" w:leftChars="0" w:right="0" w:hanging="420" w:firstLineChars="0"/>
        <w:jc w:val="both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Кратко объяснять назначение платформы.</w:t>
      </w:r>
    </w:p>
    <w:p w14:paraId="758E7271">
      <w:pPr>
        <w:pStyle w:val="3"/>
        <w:keepNext w:val="0"/>
        <w:keepLines w:val="0"/>
        <w:pageBreakBefore w:val="0"/>
        <w:widowControl/>
        <w:numPr>
          <w:ilvl w:val="0"/>
          <w:numId w:val="6"/>
        </w:numPr>
        <w:shd w:val="clear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240" w:after="0" w:line="360" w:lineRule="auto"/>
        <w:ind w:left="420" w:leftChars="0" w:right="0" w:hanging="420" w:firstLineChars="0"/>
        <w:jc w:val="both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Предоставлять навигацию: переход к тренировке (/train_preview), тестированию (/test_room_preview), памятке (/memo).</w:t>
      </w:r>
    </w:p>
    <w:p w14:paraId="164091BC">
      <w:pPr>
        <w:pStyle w:val="3"/>
        <w:keepNext w:val="0"/>
        <w:keepLines w:val="0"/>
        <w:pageBreakBefore w:val="0"/>
        <w:widowControl/>
        <w:numPr>
          <w:ilvl w:val="0"/>
          <w:numId w:val="6"/>
        </w:numPr>
        <w:shd w:val="clear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240" w:after="0" w:line="360" w:lineRule="auto"/>
        <w:ind w:left="420" w:leftChars="0" w:right="0" w:hanging="420" w:firstLineChars="0"/>
        <w:jc w:val="both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Содержать ссылки для входа (/login) и регистрации (/register).</w:t>
      </w:r>
    </w:p>
    <w:p w14:paraId="7F71B2F6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jc w:val="both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После регистрации и входа в систему пользователь получает доступ к:</w:t>
      </w:r>
    </w:p>
    <w:p w14:paraId="62B9CFFC">
      <w:pPr>
        <w:pStyle w:val="3"/>
        <w:keepNext w:val="0"/>
        <w:keepLines w:val="0"/>
        <w:pageBreakBefore w:val="0"/>
        <w:widowControl/>
        <w:numPr>
          <w:ilvl w:val="0"/>
          <w:numId w:val="7"/>
        </w:numPr>
        <w:tabs>
          <w:tab w:val="left" w:pos="420"/>
          <w:tab w:val="clear" w:pos="8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840" w:leftChars="0" w:hanging="420" w:firstLineChars="0"/>
        <w:jc w:val="both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Главной странице с учётной записью:</w:t>
      </w:r>
      <w:r>
        <w:rPr>
          <w:rFonts w:hint="default" w:ascii="Times New Roman" w:hAnsi="Times New Roman" w:cs="Times New Roman"/>
        </w:rPr>
        <w:t xml:space="preserve"> Отображается имя, обновляется навигация.</w:t>
      </w:r>
    </w:p>
    <w:p w14:paraId="55FF8BD9">
      <w:pPr>
        <w:pStyle w:val="3"/>
        <w:keepNext w:val="0"/>
        <w:keepLines w:val="0"/>
        <w:pageBreakBefore w:val="0"/>
        <w:widowControl/>
        <w:numPr>
          <w:ilvl w:val="0"/>
          <w:numId w:val="7"/>
        </w:numPr>
        <w:tabs>
          <w:tab w:val="left" w:pos="420"/>
          <w:tab w:val="clear" w:pos="8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840" w:leftChars="0" w:hanging="420" w:firstLineChars="0"/>
        <w:jc w:val="both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Разделу тренировок</w:t>
      </w:r>
      <w:r>
        <w:rPr>
          <w:rFonts w:hint="default" w:ascii="Times New Roman" w:hAnsi="Times New Roman" w:cs="Times New Roman"/>
        </w:rPr>
        <w:t xml:space="preserve"> (/train): Самостоятельная практика с неограниченным количеством попыток и разбором ошибок.</w:t>
      </w:r>
    </w:p>
    <w:p w14:paraId="6821F096">
      <w:pPr>
        <w:pStyle w:val="3"/>
        <w:keepNext w:val="0"/>
        <w:keepLines w:val="0"/>
        <w:pageBreakBefore w:val="0"/>
        <w:widowControl/>
        <w:numPr>
          <w:ilvl w:val="0"/>
          <w:numId w:val="7"/>
        </w:numPr>
        <w:tabs>
          <w:tab w:val="left" w:pos="420"/>
          <w:tab w:val="clear" w:pos="8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840" w:leftChars="0" w:hanging="420" w:firstLineChars="0"/>
        <w:jc w:val="both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Разделу тестирований</w:t>
      </w:r>
      <w:r>
        <w:rPr>
          <w:rFonts w:hint="default" w:ascii="Times New Roman" w:hAnsi="Times New Roman" w:cs="Times New Roman"/>
        </w:rPr>
        <w:t xml:space="preserve"> (/test_room_preview): Доступ к списку назначенных учителем тестов. Каждое тестирование можно пройти только один раз, что обеспечивает объективность оценки.</w:t>
      </w:r>
    </w:p>
    <w:p w14:paraId="6FB3929B">
      <w:pPr>
        <w:pStyle w:val="3"/>
        <w:keepNext w:val="0"/>
        <w:keepLines w:val="0"/>
        <w:pageBreakBefore w:val="0"/>
        <w:widowControl/>
        <w:numPr>
          <w:ilvl w:val="0"/>
          <w:numId w:val="7"/>
        </w:numPr>
        <w:tabs>
          <w:tab w:val="left" w:pos="420"/>
          <w:tab w:val="clear" w:pos="8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840" w:leftChars="0" w:hanging="420" w:firstLineChars="0"/>
        <w:jc w:val="both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Личной статистике</w:t>
      </w:r>
      <w:r>
        <w:rPr>
          <w:rFonts w:hint="default" w:ascii="Times New Roman" w:hAnsi="Times New Roman" w:cs="Times New Roman"/>
        </w:rPr>
        <w:t xml:space="preserve"> (/history_result): История пройденных тестов и подробный разбор ошибок.</w:t>
      </w:r>
    </w:p>
    <w:p w14:paraId="6DD94906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40" w:after="0" w:line="360" w:lineRule="auto"/>
        <w:ind w:left="0" w:leftChars="0" w:firstLine="0" w:firstLineChars="0"/>
        <w:textAlignment w:val="auto"/>
        <w:rPr>
          <w:rFonts w:hint="default" w:ascii="Times New Roman" w:hAnsi="Times New Roman" w:cs="Times New Roman"/>
          <w:b/>
          <w:bCs/>
          <w:position w:val="0"/>
          <w:sz w:val="28"/>
          <w:szCs w:val="28"/>
          <w:vertAlign w:val="baseline"/>
        </w:rPr>
      </w:pPr>
      <w:r>
        <w:rPr>
          <w:rFonts w:hint="default" w:ascii="Times New Roman" w:hAnsi="Times New Roman" w:cs="Times New Roman"/>
          <w:b/>
          <w:bCs/>
          <w:position w:val="0"/>
          <w:sz w:val="28"/>
          <w:szCs w:val="28"/>
          <w:vertAlign w:val="baseline"/>
        </w:rPr>
        <w:t>Сценарий для учителя и администратора</w:t>
      </w:r>
    </w:p>
    <w:p w14:paraId="490ABABA">
      <w:pPr>
        <w:pStyle w:val="3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Учитель, как и ученик, начинает работу с приветственной страницы и входа в систему. После аутентификации система, основываясь на </w:t>
      </w:r>
      <w:r>
        <w:rPr>
          <w:rFonts w:hint="default" w:ascii="Times New Roman" w:hAnsi="Times New Roman" w:cs="Times New Roman"/>
          <w:b/>
          <w:bCs/>
        </w:rPr>
        <w:t xml:space="preserve">роли </w:t>
      </w:r>
      <w:r>
        <w:rPr>
          <w:rFonts w:hint="default" w:ascii="Times New Roman" w:hAnsi="Times New Roman" w:cs="Times New Roman"/>
        </w:rPr>
        <w:t>(privileges), перенаправляет его в</w:t>
      </w:r>
      <w:r>
        <w:rPr>
          <w:rFonts w:hint="default" w:ascii="Times New Roman" w:hAnsi="Times New Roman" w:cs="Times New Roman"/>
          <w:lang w:val="en-US"/>
        </w:rPr>
        <w:t xml:space="preserve"> </w:t>
      </w:r>
      <w:r>
        <w:rPr>
          <w:rFonts w:hint="default" w:ascii="Times New Roman" w:hAnsi="Times New Roman" w:cs="Times New Roman"/>
          <w:b/>
          <w:bCs/>
        </w:rPr>
        <w:t>панель управления</w:t>
      </w:r>
      <w:r>
        <w:rPr>
          <w:rFonts w:hint="default" w:ascii="Times New Roman" w:hAnsi="Times New Roman" w:cs="Times New Roman"/>
        </w:rPr>
        <w:t xml:space="preserve"> (/dashboard). Панель управления становится центральным узлом, откуда учитель может управлять всеми аспектами образовательного процесса: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  <w:b/>
          <w:bCs/>
        </w:rPr>
        <w:t>•</w:t>
      </w:r>
      <w:r>
        <w:rPr>
          <w:rFonts w:hint="default" w:ascii="Times New Roman" w:hAnsi="Times New Roman" w:cs="Times New Roman"/>
          <w:b/>
          <w:bCs/>
          <w:lang w:val="en-US"/>
        </w:rPr>
        <w:t xml:space="preserve"> </w:t>
      </w:r>
      <w:r>
        <w:rPr>
          <w:rFonts w:hint="default" w:ascii="Times New Roman" w:hAnsi="Times New Roman" w:cs="Times New Roman"/>
          <w:b/>
          <w:bCs/>
        </w:rPr>
        <w:t>Управление базой заданий</w:t>
      </w:r>
      <w:r>
        <w:rPr>
          <w:rFonts w:hint="default" w:ascii="Times New Roman" w:hAnsi="Times New Roman" w:cs="Times New Roman"/>
        </w:rPr>
        <w:t xml:space="preserve"> (/dashboard/DB_management): Создание, редактирование, удаление фишинговых и легитимных сообщений — «контент-ядро» платформы.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  <w:b/>
          <w:bCs/>
        </w:rPr>
        <w:t>•</w:t>
      </w:r>
      <w:r>
        <w:rPr>
          <w:rFonts w:hint="default" w:ascii="Times New Roman" w:hAnsi="Times New Roman" w:cs="Times New Roman"/>
          <w:b/>
          <w:bCs/>
          <w:lang w:val="en-US"/>
        </w:rPr>
        <w:t xml:space="preserve"> </w:t>
      </w:r>
      <w:r>
        <w:rPr>
          <w:rFonts w:hint="default" w:ascii="Times New Roman" w:hAnsi="Times New Roman" w:cs="Times New Roman"/>
          <w:b/>
          <w:bCs/>
        </w:rPr>
        <w:t>Создание учебных модулей</w:t>
      </w:r>
      <w:r>
        <w:rPr>
          <w:rFonts w:hint="default" w:ascii="Times New Roman" w:hAnsi="Times New Roman" w:cs="Times New Roman"/>
        </w:rPr>
        <w:t xml:space="preserve"> — «Уроков» (/dashboard/testing_management/lesson_create): Формирование набора заданий из базы, настройка времени, стоимости правильных/неправильных ответов.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  <w:b/>
          <w:bCs/>
        </w:rPr>
        <w:t>•</w:t>
      </w:r>
      <w:r>
        <w:rPr>
          <w:rFonts w:hint="default" w:ascii="Times New Roman" w:hAnsi="Times New Roman" w:cs="Times New Roman"/>
          <w:b/>
          <w:bCs/>
          <w:lang w:val="en-US"/>
        </w:rPr>
        <w:t xml:space="preserve"> </w:t>
      </w:r>
      <w:r>
        <w:rPr>
          <w:rFonts w:hint="default" w:ascii="Times New Roman" w:hAnsi="Times New Roman" w:cs="Times New Roman"/>
          <w:b/>
          <w:bCs/>
        </w:rPr>
        <w:t>Управление группами</w:t>
      </w:r>
      <w:r>
        <w:rPr>
          <w:rFonts w:hint="default" w:ascii="Times New Roman" w:hAnsi="Times New Roman" w:cs="Times New Roman"/>
        </w:rPr>
        <w:t xml:space="preserve"> (/dashboard/testing_management/group_create): Создание классов или учебных групп и добавление в них учеников.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  <w:b/>
          <w:bCs/>
        </w:rPr>
        <w:t>•</w:t>
      </w:r>
      <w:r>
        <w:rPr>
          <w:rFonts w:hint="default" w:ascii="Times New Roman" w:hAnsi="Times New Roman" w:cs="Times New Roman"/>
          <w:b/>
          <w:bCs/>
          <w:lang w:val="en-US"/>
        </w:rPr>
        <w:t xml:space="preserve"> </w:t>
      </w:r>
      <w:r>
        <w:rPr>
          <w:rFonts w:hint="default" w:ascii="Times New Roman" w:hAnsi="Times New Roman" w:cs="Times New Roman"/>
          <w:b/>
          <w:bCs/>
        </w:rPr>
        <w:t>Организация тестирований</w:t>
      </w:r>
      <w:r>
        <w:rPr>
          <w:rFonts w:hint="default" w:ascii="Times New Roman" w:hAnsi="Times New Roman" w:cs="Times New Roman"/>
        </w:rPr>
        <w:t xml:space="preserve"> (/dashboard/testing_management/testing_create): Связывание созданного «Урока» с одной или несколькими «Группами», установка сроков активности теста.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  <w:b/>
          <w:bCs/>
        </w:rPr>
        <w:t>•</w:t>
      </w:r>
      <w:r>
        <w:rPr>
          <w:rFonts w:hint="default" w:ascii="Times New Roman" w:hAnsi="Times New Roman" w:cs="Times New Roman"/>
          <w:b/>
          <w:bCs/>
          <w:lang w:val="en-US"/>
        </w:rPr>
        <w:t xml:space="preserve"> </w:t>
      </w:r>
      <w:r>
        <w:rPr>
          <w:rFonts w:hint="default" w:ascii="Times New Roman" w:hAnsi="Times New Roman" w:cs="Times New Roman"/>
          <w:b/>
          <w:bCs/>
        </w:rPr>
        <w:t>Анализ результатов</w:t>
      </w:r>
      <w:r>
        <w:rPr>
          <w:rFonts w:hint="default" w:ascii="Times New Roman" w:hAnsi="Times New Roman" w:cs="Times New Roman"/>
        </w:rPr>
        <w:t xml:space="preserve"> (/dashboard/testing_management/result_list): Получение сводной статистики по всем тестированиям, детальный анализ успеваемости по группам и отдельным ученикам, выявление общих «слабых мест».</w:t>
      </w:r>
    </w:p>
    <w:p w14:paraId="4E8AD60A">
      <w:pPr>
        <w:pStyle w:val="3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Для администратора добавляется</w:t>
      </w:r>
      <w:r>
        <w:rPr>
          <w:rFonts w:hint="default" w:ascii="Times New Roman" w:hAnsi="Times New Roman" w:cs="Times New Roman"/>
          <w:lang w:val="en-US"/>
        </w:rPr>
        <w:t xml:space="preserve"> </w:t>
      </w:r>
      <w:r>
        <w:rPr>
          <w:rFonts w:hint="default" w:ascii="Times New Roman" w:hAnsi="Times New Roman" w:cs="Times New Roman"/>
          <w:b/>
          <w:bCs/>
        </w:rPr>
        <w:t xml:space="preserve">консоль </w:t>
      </w:r>
      <w:r>
        <w:rPr>
          <w:rFonts w:hint="default" w:ascii="Times New Roman" w:hAnsi="Times New Roman" w:cs="Times New Roman"/>
        </w:rPr>
        <w:t>(/cons), предоставляющая расширенные функции управления пользователями, очистки данных и экспорта.</w:t>
      </w:r>
    </w:p>
    <w:p w14:paraId="08D2E20F">
      <w:pPr>
        <w:pStyle w:val="6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 w:ascii="Times New Roman" w:hAnsi="Times New Roman" w:cs="Times New Roman"/>
        </w:rPr>
      </w:pPr>
      <w:bookmarkStart w:id="22" w:name="_Toc30861"/>
      <w:bookmarkStart w:id="23" w:name="_2.2.2.2. Проектирование модели данных"/>
      <w:r>
        <w:rPr>
          <w:rFonts w:hint="default" w:ascii="Times New Roman" w:hAnsi="Times New Roman" w:cs="Times New Roman"/>
        </w:rPr>
        <w:t>2.2.2.2. Проектирование модели данных</w:t>
      </w:r>
      <w:bookmarkEnd w:id="22"/>
    </w:p>
    <w:bookmarkEnd w:id="23"/>
    <w:p w14:paraId="06E0B525">
      <w:pPr>
        <w:pStyle w:val="3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Для реализации описанных пользовательских сценариев была спроектирована реляционная </w:t>
      </w: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HYPERLINK \l "Логическая_схема_базы_данных"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Style w:val="12"/>
          <w:rFonts w:hint="default" w:ascii="Times New Roman" w:hAnsi="Times New Roman" w:cs="Times New Roman"/>
        </w:rPr>
        <w:t>модель данных</w:t>
      </w:r>
      <w:r>
        <w:rPr>
          <w:rFonts w:hint="default" w:ascii="Times New Roman" w:hAnsi="Times New Roman" w:cs="Times New Roman"/>
        </w:rPr>
        <w:fldChar w:fldCharType="end"/>
      </w:r>
      <w:r>
        <w:rPr>
          <w:rFonts w:hint="default" w:ascii="Times New Roman" w:hAnsi="Times New Roman" w:cs="Times New Roman"/>
        </w:rPr>
        <w:t>, состоящая из шести взаимосвязанных сущностей.</w:t>
      </w:r>
    </w:p>
    <w:p w14:paraId="5F918045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40" w:after="0" w:line="360" w:lineRule="auto"/>
        <w:ind w:left="0" w:leftChars="0" w:firstLine="0" w:firstLineChars="0"/>
        <w:textAlignment w:val="auto"/>
        <w:rPr>
          <w:rFonts w:hint="default" w:ascii="Times New Roman" w:hAnsi="Times New Roman" w:cs="Times New Roman"/>
          <w:b/>
          <w:bCs/>
          <w:position w:val="0"/>
          <w:sz w:val="28"/>
          <w:szCs w:val="28"/>
          <w:vertAlign w:val="baseline"/>
        </w:rPr>
      </w:pPr>
      <w:r>
        <w:rPr>
          <w:rFonts w:hint="default" w:ascii="Times New Roman" w:hAnsi="Times New Roman" w:cs="Times New Roman"/>
          <w:b/>
          <w:bCs/>
          <w:position w:val="0"/>
          <w:sz w:val="28"/>
          <w:szCs w:val="28"/>
          <w:vertAlign w:val="baseline"/>
        </w:rPr>
        <w:t>Сущность</w:t>
      </w:r>
      <w:r>
        <w:rPr>
          <w:rFonts w:hint="default" w:ascii="Times New Roman" w:hAnsi="Times New Roman" w:cs="Times New Roman"/>
          <w:b/>
          <w:bCs/>
          <w:position w:val="0"/>
          <w:sz w:val="28"/>
          <w:szCs w:val="28"/>
          <w:vertAlign w:val="baseline"/>
          <w:lang w:val="en-US"/>
        </w:rPr>
        <w:t xml:space="preserve"> </w:t>
      </w:r>
      <w:r>
        <w:rPr>
          <w:rFonts w:hint="default" w:ascii="Times New Roman" w:hAnsi="Times New Roman" w:cs="Times New Roman"/>
          <w:b/>
          <w:bCs/>
        </w:rPr>
        <w:t>User</w:t>
      </w:r>
      <w:r>
        <w:rPr>
          <w:rFonts w:hint="default" w:ascii="Times New Roman" w:hAnsi="Times New Roman" w:cs="Times New Roman"/>
          <w:b/>
          <w:bCs/>
          <w:lang w:val="en-US"/>
        </w:rPr>
        <w:t xml:space="preserve"> </w:t>
      </w:r>
      <w:r>
        <w:rPr>
          <w:rFonts w:hint="default" w:ascii="Times New Roman" w:hAnsi="Times New Roman" w:cs="Times New Roman"/>
          <w:b/>
          <w:bCs/>
          <w:position w:val="0"/>
          <w:sz w:val="28"/>
          <w:szCs w:val="28"/>
          <w:vertAlign w:val="baseline"/>
        </w:rPr>
        <w:t>(Пользователь)</w:t>
      </w:r>
    </w:p>
    <w:p w14:paraId="088F7EEB">
      <w:pPr>
        <w:pStyle w:val="3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leftChars="0" w:firstLine="0" w:firstLineChars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•</w:t>
      </w:r>
      <w:r>
        <w:rPr>
          <w:rFonts w:hint="default" w:ascii="Times New Roman" w:hAnsi="Times New Roman" w:cs="Times New Roman"/>
          <w:b/>
          <w:bCs/>
          <w:lang w:val="en-US"/>
        </w:rPr>
        <w:t xml:space="preserve"> </w:t>
      </w:r>
      <w:r>
        <w:rPr>
          <w:rFonts w:hint="default" w:ascii="Times New Roman" w:hAnsi="Times New Roman" w:cs="Times New Roman"/>
          <w:b/>
          <w:bCs/>
        </w:rPr>
        <w:t>Назначение:</w:t>
      </w:r>
      <w:r>
        <w:rPr>
          <w:rFonts w:hint="default" w:ascii="Times New Roman" w:hAnsi="Times New Roman" w:cs="Times New Roman"/>
        </w:rPr>
        <w:t xml:space="preserve"> Хранение данных всех пользователей системы: учеников, учителей, администраторов.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  <w:b/>
          <w:bCs/>
        </w:rPr>
        <w:t>•</w:t>
      </w:r>
      <w:r>
        <w:rPr>
          <w:rFonts w:hint="default" w:ascii="Times New Roman" w:hAnsi="Times New Roman" w:cs="Times New Roman"/>
          <w:b/>
          <w:bCs/>
          <w:lang w:val="en-US"/>
        </w:rPr>
        <w:t xml:space="preserve"> </w:t>
      </w:r>
      <w:r>
        <w:rPr>
          <w:rFonts w:hint="default" w:ascii="Times New Roman" w:hAnsi="Times New Roman" w:cs="Times New Roman"/>
          <w:b/>
          <w:bCs/>
        </w:rPr>
        <w:t>Атрибуты:</w:t>
      </w:r>
      <w:r>
        <w:rPr>
          <w:rFonts w:hint="default" w:ascii="Times New Roman" w:hAnsi="Times New Roman" w:cs="Times New Roman"/>
          <w:lang w:val="en-US"/>
        </w:rPr>
        <w:t xml:space="preserve"> </w:t>
      </w:r>
      <w:r>
        <w:rPr>
          <w:rFonts w:hint="default" w:ascii="Times New Roman" w:hAnsi="Times New Roman" w:cs="Times New Roman"/>
        </w:rPr>
        <w:t>id</w:t>
      </w:r>
      <w:r>
        <w:rPr>
          <w:rFonts w:hint="default" w:ascii="Times New Roman" w:hAnsi="Times New Roman" w:cs="Times New Roman"/>
          <w:lang w:val="en-US"/>
        </w:rPr>
        <w:t xml:space="preserve"> </w:t>
      </w:r>
      <w:r>
        <w:rPr>
          <w:rFonts w:hint="default" w:ascii="Times New Roman" w:hAnsi="Times New Roman" w:cs="Times New Roman"/>
        </w:rPr>
        <w:t>(Integer, Primary Key),</w:t>
      </w:r>
      <w:r>
        <w:rPr>
          <w:rFonts w:hint="default" w:ascii="Times New Roman" w:hAnsi="Times New Roman" w:cs="Times New Roman"/>
          <w:lang w:val="en-US"/>
        </w:rPr>
        <w:t xml:space="preserve"> </w:t>
      </w:r>
      <w:r>
        <w:rPr>
          <w:rFonts w:hint="default" w:ascii="Times New Roman" w:hAnsi="Times New Roman" w:cs="Times New Roman"/>
        </w:rPr>
        <w:t>username</w:t>
      </w:r>
      <w:r>
        <w:rPr>
          <w:rFonts w:hint="default" w:ascii="Times New Roman" w:hAnsi="Times New Roman" w:cs="Times New Roman"/>
          <w:lang w:val="en-US"/>
        </w:rPr>
        <w:t xml:space="preserve"> </w:t>
      </w:r>
      <w:r>
        <w:rPr>
          <w:rFonts w:hint="default" w:ascii="Times New Roman" w:hAnsi="Times New Roman" w:cs="Times New Roman"/>
        </w:rPr>
        <w:t>(String, Unique),</w:t>
      </w:r>
      <w:r>
        <w:rPr>
          <w:rFonts w:hint="default" w:ascii="Times New Roman" w:hAnsi="Times New Roman" w:cs="Times New Roman"/>
          <w:lang w:val="en-US"/>
        </w:rPr>
        <w:t xml:space="preserve"> </w:t>
      </w:r>
      <w:r>
        <w:rPr>
          <w:rFonts w:hint="default" w:ascii="Times New Roman" w:hAnsi="Times New Roman" w:cs="Times New Roman"/>
        </w:rPr>
        <w:t>password_hash</w:t>
      </w:r>
      <w:r>
        <w:rPr>
          <w:rFonts w:hint="default" w:ascii="Times New Roman" w:hAnsi="Times New Roman" w:cs="Times New Roman"/>
          <w:lang w:val="en-US"/>
        </w:rPr>
        <w:t xml:space="preserve"> </w:t>
      </w:r>
      <w:r>
        <w:rPr>
          <w:rFonts w:hint="default" w:ascii="Times New Roman" w:hAnsi="Times New Roman" w:cs="Times New Roman"/>
        </w:rPr>
        <w:t>(String),</w:t>
      </w:r>
      <w:r>
        <w:rPr>
          <w:rFonts w:hint="default" w:ascii="Times New Roman" w:hAnsi="Times New Roman" w:cs="Times New Roman"/>
          <w:lang w:val="en-US"/>
        </w:rPr>
        <w:t xml:space="preserve"> </w:t>
      </w:r>
      <w:r>
        <w:rPr>
          <w:rFonts w:hint="default" w:ascii="Times New Roman" w:hAnsi="Times New Roman" w:cs="Times New Roman"/>
        </w:rPr>
        <w:t>privileges</w:t>
      </w:r>
      <w:r>
        <w:rPr>
          <w:rFonts w:hint="default" w:ascii="Times New Roman" w:hAnsi="Times New Roman" w:cs="Times New Roman"/>
          <w:lang w:val="en-US"/>
        </w:rPr>
        <w:t xml:space="preserve"> </w:t>
      </w:r>
      <w:r>
        <w:rPr>
          <w:rFonts w:hint="default" w:ascii="Times New Roman" w:hAnsi="Times New Roman" w:cs="Times New Roman"/>
        </w:rPr>
        <w:t>(Integer).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  <w:b/>
          <w:bCs/>
        </w:rPr>
        <w:t>•</w:t>
      </w:r>
      <w:r>
        <w:rPr>
          <w:rFonts w:hint="default" w:ascii="Times New Roman" w:hAnsi="Times New Roman" w:cs="Times New Roman"/>
          <w:b/>
          <w:bCs/>
          <w:lang w:val="en-US"/>
        </w:rPr>
        <w:t xml:space="preserve"> </w:t>
      </w:r>
      <w:r>
        <w:rPr>
          <w:rFonts w:hint="default" w:ascii="Times New Roman" w:hAnsi="Times New Roman" w:cs="Times New Roman"/>
          <w:b/>
          <w:bCs/>
        </w:rPr>
        <w:t>Связи:</w:t>
      </w:r>
      <w:r>
        <w:rPr>
          <w:rFonts w:hint="default" w:ascii="Times New Roman" w:hAnsi="Times New Roman" w:cs="Times New Roman"/>
        </w:rPr>
        <w:t xml:space="preserve"> Пользователь может входить в несколько</w:t>
      </w:r>
      <w:r>
        <w:rPr>
          <w:rFonts w:hint="default" w:ascii="Times New Roman" w:hAnsi="Times New Roman" w:cs="Times New Roman"/>
          <w:lang w:val="en-US"/>
        </w:rPr>
        <w:t xml:space="preserve"> </w:t>
      </w:r>
      <w:r>
        <w:rPr>
          <w:rFonts w:hint="default" w:ascii="Times New Roman" w:hAnsi="Times New Roman" w:cs="Times New Roman"/>
        </w:rPr>
        <w:t>Group. Результаты его тестирований хранятся в сущности</w:t>
      </w:r>
      <w:r>
        <w:rPr>
          <w:rFonts w:hint="default" w:ascii="Times New Roman" w:hAnsi="Times New Roman" w:cs="Times New Roman"/>
          <w:lang w:val="en-US"/>
        </w:rPr>
        <w:t xml:space="preserve"> </w:t>
      </w:r>
      <w:r>
        <w:rPr>
          <w:rFonts w:hint="default" w:ascii="Times New Roman" w:hAnsi="Times New Roman" w:cs="Times New Roman"/>
        </w:rPr>
        <w:t>Result.</w:t>
      </w:r>
    </w:p>
    <w:p w14:paraId="2E1AF89E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40" w:after="0" w:line="360" w:lineRule="auto"/>
        <w:ind w:left="0" w:leftChars="0" w:firstLine="0" w:firstLineChars="0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position w:val="0"/>
          <w:sz w:val="28"/>
          <w:szCs w:val="28"/>
          <w:vertAlign w:val="baseline"/>
        </w:rPr>
        <w:t>Сущность</w:t>
      </w:r>
      <w:r>
        <w:rPr>
          <w:rFonts w:hint="default" w:ascii="Times New Roman" w:hAnsi="Times New Roman" w:cs="Times New Roman"/>
          <w:b/>
          <w:bCs/>
          <w:position w:val="0"/>
          <w:sz w:val="28"/>
          <w:szCs w:val="28"/>
          <w:vertAlign w:val="baseline"/>
          <w:lang w:val="en-US"/>
        </w:rPr>
        <w:t xml:space="preserve"> </w:t>
      </w:r>
      <w:r>
        <w:rPr>
          <w:rFonts w:hint="default" w:ascii="Times New Roman" w:hAnsi="Times New Roman" w:cs="Times New Roman"/>
          <w:b/>
          <w:bCs/>
          <w:position w:val="0"/>
          <w:sz w:val="28"/>
          <w:szCs w:val="28"/>
          <w:vertAlign w:val="baseline"/>
        </w:rPr>
        <w:t>Message</w:t>
      </w:r>
      <w:r>
        <w:rPr>
          <w:rFonts w:hint="default" w:ascii="Times New Roman" w:hAnsi="Times New Roman" w:cs="Times New Roman"/>
          <w:b/>
          <w:bCs/>
          <w:position w:val="0"/>
          <w:sz w:val="28"/>
          <w:szCs w:val="28"/>
          <w:vertAlign w:val="baseline"/>
          <w:lang w:val="en-US"/>
        </w:rPr>
        <w:t xml:space="preserve"> </w:t>
      </w:r>
      <w:r>
        <w:rPr>
          <w:rFonts w:hint="default" w:ascii="Times New Roman" w:hAnsi="Times New Roman" w:cs="Times New Roman"/>
          <w:b/>
          <w:bCs/>
          <w:position w:val="0"/>
          <w:sz w:val="28"/>
          <w:szCs w:val="28"/>
          <w:vertAlign w:val="baseline"/>
        </w:rPr>
        <w:t>(Сообщение)</w:t>
      </w:r>
    </w:p>
    <w:p w14:paraId="589A4D0E">
      <w:pPr>
        <w:pStyle w:val="3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leftChars="0" w:firstLine="0" w:firstLineChars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•</w:t>
      </w:r>
      <w:r>
        <w:rPr>
          <w:rFonts w:hint="default" w:ascii="Times New Roman" w:hAnsi="Times New Roman" w:cs="Times New Roman"/>
          <w:b/>
          <w:bCs/>
          <w:lang w:val="en-US"/>
        </w:rPr>
        <w:t xml:space="preserve"> </w:t>
      </w:r>
      <w:r>
        <w:rPr>
          <w:rFonts w:hint="default" w:ascii="Times New Roman" w:hAnsi="Times New Roman" w:cs="Times New Roman"/>
          <w:b/>
          <w:bCs/>
        </w:rPr>
        <w:t>Назначение:</w:t>
      </w:r>
      <w:r>
        <w:rPr>
          <w:rFonts w:hint="default" w:ascii="Times New Roman" w:hAnsi="Times New Roman" w:cs="Times New Roman"/>
        </w:rPr>
        <w:t xml:space="preserve"> Ядро обучающего контента. Хранит примеры фишинговых и легитимных сообщений.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•</w:t>
      </w:r>
      <w:r>
        <w:rPr>
          <w:rFonts w:hint="default" w:ascii="Times New Roman" w:hAnsi="Times New Roman" w:cs="Times New Roman"/>
          <w:lang w:val="en-US"/>
        </w:rPr>
        <w:t xml:space="preserve"> </w:t>
      </w:r>
      <w:r>
        <w:rPr>
          <w:rFonts w:hint="default" w:ascii="Times New Roman" w:hAnsi="Times New Roman" w:cs="Times New Roman"/>
          <w:b/>
          <w:bCs/>
        </w:rPr>
        <w:t>Атрибуты:</w:t>
      </w:r>
      <w:r>
        <w:rPr>
          <w:rFonts w:hint="default" w:ascii="Times New Roman" w:hAnsi="Times New Roman" w:cs="Times New Roman"/>
          <w:lang w:val="en-US"/>
        </w:rPr>
        <w:t xml:space="preserve"> </w:t>
      </w:r>
      <w:r>
        <w:rPr>
          <w:rFonts w:hint="default" w:ascii="Times New Roman" w:hAnsi="Times New Roman" w:cs="Times New Roman"/>
        </w:rPr>
        <w:t>id</w:t>
      </w:r>
      <w:r>
        <w:rPr>
          <w:rFonts w:hint="default" w:ascii="Times New Roman" w:hAnsi="Times New Roman" w:cs="Times New Roman"/>
          <w:lang w:val="en-US"/>
        </w:rPr>
        <w:t xml:space="preserve"> </w:t>
      </w:r>
      <w:r>
        <w:rPr>
          <w:rFonts w:hint="default" w:ascii="Times New Roman" w:hAnsi="Times New Roman" w:cs="Times New Roman"/>
        </w:rPr>
        <w:t>(Integer, Primary Key),</w:t>
      </w:r>
      <w:r>
        <w:rPr>
          <w:rFonts w:hint="default" w:ascii="Times New Roman" w:hAnsi="Times New Roman" w:cs="Times New Roman"/>
          <w:lang w:val="en-US"/>
        </w:rPr>
        <w:t xml:space="preserve"> </w:t>
      </w:r>
      <w:r>
        <w:rPr>
          <w:rFonts w:hint="default" w:ascii="Times New Roman" w:hAnsi="Times New Roman" w:cs="Times New Roman"/>
        </w:rPr>
        <w:t>text</w:t>
      </w:r>
      <w:r>
        <w:rPr>
          <w:rFonts w:hint="default" w:ascii="Times New Roman" w:hAnsi="Times New Roman" w:cs="Times New Roman"/>
          <w:lang w:val="en-US"/>
        </w:rPr>
        <w:t xml:space="preserve"> </w:t>
      </w:r>
      <w:r>
        <w:rPr>
          <w:rFonts w:hint="default" w:ascii="Times New Roman" w:hAnsi="Times New Roman" w:cs="Times New Roman"/>
        </w:rPr>
        <w:t>(Text),</w:t>
      </w:r>
      <w:r>
        <w:rPr>
          <w:rFonts w:hint="default" w:ascii="Times New Roman" w:hAnsi="Times New Roman" w:cs="Times New Roman"/>
          <w:lang w:val="en-US"/>
        </w:rPr>
        <w:t xml:space="preserve"> </w:t>
      </w:r>
      <w:r>
        <w:rPr>
          <w:rFonts w:hint="default" w:ascii="Times New Roman" w:hAnsi="Times New Roman" w:cs="Times New Roman"/>
        </w:rPr>
        <w:t>correct</w:t>
      </w:r>
      <w:r>
        <w:rPr>
          <w:rFonts w:hint="default" w:ascii="Times New Roman" w:hAnsi="Times New Roman" w:cs="Times New Roman"/>
          <w:lang w:val="en-US"/>
        </w:rPr>
        <w:t xml:space="preserve"> </w:t>
      </w:r>
      <w:r>
        <w:rPr>
          <w:rFonts w:hint="default" w:ascii="Times New Roman" w:hAnsi="Times New Roman" w:cs="Times New Roman"/>
        </w:rPr>
        <w:t>(Boolean),</w:t>
      </w:r>
      <w:r>
        <w:rPr>
          <w:rFonts w:hint="default" w:ascii="Times New Roman" w:hAnsi="Times New Roman" w:cs="Times New Roman"/>
          <w:lang w:val="en-US"/>
        </w:rPr>
        <w:t xml:space="preserve"> </w:t>
      </w:r>
      <w:r>
        <w:rPr>
          <w:rFonts w:hint="default" w:ascii="Times New Roman" w:hAnsi="Times New Roman" w:cs="Times New Roman"/>
        </w:rPr>
        <w:t>comment_yes,</w:t>
      </w:r>
      <w:r>
        <w:rPr>
          <w:rFonts w:hint="default" w:ascii="Times New Roman" w:hAnsi="Times New Roman" w:cs="Times New Roman"/>
          <w:lang w:val="en-US"/>
        </w:rPr>
        <w:t xml:space="preserve"> </w:t>
      </w:r>
      <w:r>
        <w:rPr>
          <w:rFonts w:hint="default" w:ascii="Times New Roman" w:hAnsi="Times New Roman" w:cs="Times New Roman"/>
        </w:rPr>
        <w:t>comment_no</w:t>
      </w:r>
      <w:r>
        <w:rPr>
          <w:rFonts w:hint="default" w:ascii="Times New Roman" w:hAnsi="Times New Roman" w:cs="Times New Roman"/>
          <w:lang w:val="en-US"/>
        </w:rPr>
        <w:t xml:space="preserve"> </w:t>
      </w:r>
      <w:r>
        <w:rPr>
          <w:rFonts w:hint="default" w:ascii="Times New Roman" w:hAnsi="Times New Roman" w:cs="Times New Roman"/>
        </w:rPr>
        <w:t>(Text),</w:t>
      </w:r>
      <w:r>
        <w:rPr>
          <w:rFonts w:hint="default" w:ascii="Times New Roman" w:hAnsi="Times New Roman" w:cs="Times New Roman"/>
          <w:lang w:val="en-US"/>
        </w:rPr>
        <w:t xml:space="preserve"> </w:t>
      </w:r>
      <w:r>
        <w:rPr>
          <w:rFonts w:hint="default" w:ascii="Times New Roman" w:hAnsi="Times New Roman" w:cs="Times New Roman"/>
        </w:rPr>
        <w:t>price_correct,</w:t>
      </w:r>
      <w:r>
        <w:rPr>
          <w:rFonts w:hint="default" w:ascii="Times New Roman" w:hAnsi="Times New Roman" w:cs="Times New Roman"/>
          <w:lang w:val="en-US"/>
        </w:rPr>
        <w:t xml:space="preserve"> </w:t>
      </w:r>
      <w:r>
        <w:rPr>
          <w:rFonts w:hint="default" w:ascii="Times New Roman" w:hAnsi="Times New Roman" w:cs="Times New Roman"/>
        </w:rPr>
        <w:t>price_wrong</w:t>
      </w:r>
      <w:r>
        <w:rPr>
          <w:rFonts w:hint="default" w:ascii="Times New Roman" w:hAnsi="Times New Roman" w:cs="Times New Roman"/>
          <w:lang w:val="en-US"/>
        </w:rPr>
        <w:t xml:space="preserve"> </w:t>
      </w:r>
      <w:r>
        <w:rPr>
          <w:rFonts w:hint="default" w:ascii="Times New Roman" w:hAnsi="Times New Roman" w:cs="Times New Roman"/>
        </w:rPr>
        <w:t>(Float).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  <w:b/>
          <w:bCs/>
        </w:rPr>
        <w:t>•</w:t>
      </w:r>
      <w:r>
        <w:rPr>
          <w:rFonts w:hint="default" w:ascii="Times New Roman" w:hAnsi="Times New Roman" w:cs="Times New Roman"/>
          <w:b/>
          <w:bCs/>
          <w:lang w:val="en-US"/>
        </w:rPr>
        <w:t xml:space="preserve"> </w:t>
      </w:r>
      <w:r>
        <w:rPr>
          <w:rFonts w:hint="default" w:ascii="Times New Roman" w:hAnsi="Times New Roman" w:cs="Times New Roman"/>
          <w:b/>
          <w:bCs/>
        </w:rPr>
        <w:t xml:space="preserve">Связи: </w:t>
      </w:r>
      <w:r>
        <w:rPr>
          <w:rFonts w:hint="default" w:ascii="Times New Roman" w:hAnsi="Times New Roman" w:cs="Times New Roman"/>
        </w:rPr>
        <w:t>Входит в состав многих</w:t>
      </w:r>
      <w:r>
        <w:rPr>
          <w:rFonts w:hint="default" w:ascii="Times New Roman" w:hAnsi="Times New Roman" w:cs="Times New Roman"/>
          <w:lang w:val="en-US"/>
        </w:rPr>
        <w:t xml:space="preserve"> </w:t>
      </w:r>
      <w:r>
        <w:rPr>
          <w:rFonts w:hint="default" w:ascii="Times New Roman" w:hAnsi="Times New Roman" w:cs="Times New Roman"/>
        </w:rPr>
        <w:t>Lesson.</w:t>
      </w:r>
    </w:p>
    <w:p w14:paraId="7D42559D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40" w:after="0" w:line="360" w:lineRule="auto"/>
        <w:ind w:left="0" w:leftChars="0" w:firstLine="0" w:firstLineChars="0"/>
        <w:textAlignment w:val="auto"/>
        <w:rPr>
          <w:rFonts w:hint="default" w:ascii="Times New Roman" w:hAnsi="Times New Roman" w:cs="Times New Roman"/>
          <w:b/>
          <w:bCs/>
          <w:position w:val="0"/>
          <w:sz w:val="28"/>
          <w:szCs w:val="28"/>
          <w:vertAlign w:val="baseline"/>
        </w:rPr>
      </w:pPr>
      <w:r>
        <w:rPr>
          <w:rFonts w:hint="default" w:ascii="Times New Roman" w:hAnsi="Times New Roman" w:cs="Times New Roman"/>
          <w:b/>
          <w:bCs/>
          <w:position w:val="0"/>
          <w:sz w:val="28"/>
          <w:szCs w:val="28"/>
          <w:vertAlign w:val="baseline"/>
        </w:rPr>
        <w:t>Сущность</w:t>
      </w:r>
      <w:r>
        <w:rPr>
          <w:rFonts w:hint="default" w:ascii="Times New Roman" w:hAnsi="Times New Roman" w:cs="Times New Roman"/>
          <w:b/>
          <w:bCs/>
          <w:position w:val="0"/>
          <w:sz w:val="28"/>
          <w:szCs w:val="28"/>
          <w:vertAlign w:val="baseline"/>
          <w:lang w:val="en-US"/>
        </w:rPr>
        <w:t xml:space="preserve"> </w:t>
      </w:r>
      <w:r>
        <w:rPr>
          <w:rFonts w:hint="default" w:ascii="Times New Roman" w:hAnsi="Times New Roman" w:cs="Times New Roman"/>
          <w:b/>
          <w:bCs/>
          <w:position w:val="0"/>
          <w:sz w:val="28"/>
          <w:szCs w:val="28"/>
          <w:vertAlign w:val="baseline"/>
        </w:rPr>
        <w:t>Group</w:t>
      </w:r>
      <w:r>
        <w:rPr>
          <w:rFonts w:hint="default" w:ascii="Times New Roman" w:hAnsi="Times New Roman" w:cs="Times New Roman"/>
          <w:b/>
          <w:bCs/>
          <w:position w:val="0"/>
          <w:sz w:val="28"/>
          <w:szCs w:val="28"/>
          <w:vertAlign w:val="baseline"/>
          <w:lang w:val="en-US"/>
        </w:rPr>
        <w:t xml:space="preserve"> </w:t>
      </w:r>
      <w:r>
        <w:rPr>
          <w:rFonts w:hint="default" w:ascii="Times New Roman" w:hAnsi="Times New Roman" w:cs="Times New Roman"/>
          <w:b/>
          <w:bCs/>
          <w:position w:val="0"/>
          <w:sz w:val="28"/>
          <w:szCs w:val="28"/>
          <w:vertAlign w:val="baseline"/>
        </w:rPr>
        <w:t>(Учебная группа/Класс)</w:t>
      </w:r>
    </w:p>
    <w:p w14:paraId="321AF86E">
      <w:pPr>
        <w:pStyle w:val="3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leftChars="0" w:firstLine="0" w:firstLineChars="0"/>
        <w:textAlignment w:val="auto"/>
        <w:rPr>
          <w:rFonts w:hint="default" w:ascii="Times New Roman" w:hAnsi="Times New Roman" w:cs="Times New Roman"/>
          <w:b/>
          <w:bCs/>
          <w:position w:val="0"/>
          <w:sz w:val="28"/>
          <w:szCs w:val="28"/>
          <w:vertAlign w:val="baseline"/>
        </w:rPr>
      </w:pPr>
      <w:r>
        <w:rPr>
          <w:rFonts w:hint="default" w:ascii="Times New Roman" w:hAnsi="Times New Roman" w:cs="Times New Roman"/>
          <w:b/>
          <w:bCs/>
        </w:rPr>
        <w:t>•</w:t>
      </w:r>
      <w:r>
        <w:rPr>
          <w:rFonts w:hint="default" w:ascii="Times New Roman" w:hAnsi="Times New Roman" w:cs="Times New Roman"/>
          <w:b/>
          <w:bCs/>
          <w:lang w:val="en-US"/>
        </w:rPr>
        <w:t xml:space="preserve"> </w:t>
      </w:r>
      <w:r>
        <w:rPr>
          <w:rFonts w:hint="default" w:ascii="Times New Roman" w:hAnsi="Times New Roman" w:cs="Times New Roman"/>
          <w:b/>
          <w:bCs/>
        </w:rPr>
        <w:t>Назначение:</w:t>
      </w:r>
      <w:r>
        <w:rPr>
          <w:rFonts w:hint="default" w:ascii="Times New Roman" w:hAnsi="Times New Roman" w:cs="Times New Roman"/>
        </w:rPr>
        <w:t xml:space="preserve"> Абстракция для организации пользователей (например, «9А класс», «Курс 1-2»).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  <w:b/>
          <w:bCs/>
        </w:rPr>
        <w:t>•</w:t>
      </w:r>
      <w:r>
        <w:rPr>
          <w:rFonts w:hint="default" w:ascii="Times New Roman" w:hAnsi="Times New Roman" w:cs="Times New Roman"/>
          <w:b/>
          <w:bCs/>
          <w:lang w:val="en-US"/>
        </w:rPr>
        <w:t xml:space="preserve"> </w:t>
      </w:r>
      <w:r>
        <w:rPr>
          <w:rFonts w:hint="default" w:ascii="Times New Roman" w:hAnsi="Times New Roman" w:cs="Times New Roman"/>
          <w:b/>
          <w:bCs/>
        </w:rPr>
        <w:t>Атрибуты:</w:t>
      </w:r>
      <w:r>
        <w:rPr>
          <w:rFonts w:hint="default" w:ascii="Times New Roman" w:hAnsi="Times New Roman" w:cs="Times New Roman"/>
          <w:lang w:val="en-US"/>
        </w:rPr>
        <w:t xml:space="preserve"> </w:t>
      </w:r>
      <w:r>
        <w:rPr>
          <w:rFonts w:hint="default" w:ascii="Times New Roman" w:hAnsi="Times New Roman" w:cs="Times New Roman"/>
        </w:rPr>
        <w:t>id</w:t>
      </w:r>
      <w:r>
        <w:rPr>
          <w:rFonts w:hint="default" w:ascii="Times New Roman" w:hAnsi="Times New Roman" w:cs="Times New Roman"/>
          <w:lang w:val="en-US"/>
        </w:rPr>
        <w:t xml:space="preserve"> </w:t>
      </w:r>
      <w:r>
        <w:rPr>
          <w:rFonts w:hint="default" w:ascii="Times New Roman" w:hAnsi="Times New Roman" w:cs="Times New Roman"/>
        </w:rPr>
        <w:t>(Integer, Primary Key),</w:t>
      </w:r>
      <w:r>
        <w:rPr>
          <w:rFonts w:hint="default" w:ascii="Times New Roman" w:hAnsi="Times New Roman" w:cs="Times New Roman"/>
          <w:lang w:val="en-US"/>
        </w:rPr>
        <w:t xml:space="preserve"> </w:t>
      </w:r>
      <w:r>
        <w:rPr>
          <w:rFonts w:hint="default" w:ascii="Times New Roman" w:hAnsi="Times New Roman" w:cs="Times New Roman"/>
        </w:rPr>
        <w:t>groupname</w:t>
      </w:r>
      <w:r>
        <w:rPr>
          <w:rFonts w:hint="default" w:ascii="Times New Roman" w:hAnsi="Times New Roman" w:cs="Times New Roman"/>
          <w:lang w:val="en-US"/>
        </w:rPr>
        <w:t xml:space="preserve"> </w:t>
      </w:r>
      <w:r>
        <w:rPr>
          <w:rFonts w:hint="default" w:ascii="Times New Roman" w:hAnsi="Times New Roman" w:cs="Times New Roman"/>
        </w:rPr>
        <w:t>(String, Unique),</w:t>
      </w:r>
      <w:r>
        <w:rPr>
          <w:rFonts w:hint="default" w:ascii="Times New Roman" w:hAnsi="Times New Roman" w:cs="Times New Roman"/>
          <w:lang w:val="en-US"/>
        </w:rPr>
        <w:t xml:space="preserve"> </w:t>
      </w:r>
      <w:r>
        <w:rPr>
          <w:rFonts w:hint="default" w:ascii="Times New Roman" w:hAnsi="Times New Roman" w:cs="Times New Roman"/>
        </w:rPr>
        <w:t>users</w:t>
      </w:r>
      <w:r>
        <w:rPr>
          <w:rFonts w:hint="default" w:ascii="Times New Roman" w:hAnsi="Times New Roman" w:cs="Times New Roman"/>
          <w:lang w:val="en-US"/>
        </w:rPr>
        <w:t xml:space="preserve"> </w:t>
      </w:r>
      <w:r>
        <w:rPr>
          <w:rFonts w:hint="default" w:ascii="Times New Roman" w:hAnsi="Times New Roman" w:cs="Times New Roman"/>
        </w:rPr>
        <w:t>(JSON).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  <w:b/>
          <w:bCs/>
        </w:rPr>
        <w:t>•</w:t>
      </w:r>
      <w:r>
        <w:rPr>
          <w:rFonts w:hint="default" w:ascii="Times New Roman" w:hAnsi="Times New Roman" w:cs="Times New Roman"/>
          <w:b/>
          <w:bCs/>
          <w:lang w:val="en-US"/>
        </w:rPr>
        <w:t xml:space="preserve"> </w:t>
      </w:r>
      <w:r>
        <w:rPr>
          <w:rFonts w:hint="default" w:ascii="Times New Roman" w:hAnsi="Times New Roman" w:cs="Times New Roman"/>
          <w:b/>
          <w:bCs/>
        </w:rPr>
        <w:t>Связи:</w:t>
      </w:r>
      <w:r>
        <w:rPr>
          <w:rFonts w:hint="default" w:ascii="Times New Roman" w:hAnsi="Times New Roman" w:cs="Times New Roman"/>
        </w:rPr>
        <w:t xml:space="preserve"> Группа может быть назначена на несколько</w:t>
      </w:r>
      <w:r>
        <w:rPr>
          <w:rFonts w:hint="default" w:ascii="Times New Roman" w:hAnsi="Times New Roman" w:cs="Times New Roman"/>
          <w:lang w:val="en-US"/>
        </w:rPr>
        <w:t xml:space="preserve"> </w:t>
      </w:r>
      <w:r>
        <w:rPr>
          <w:rFonts w:hint="default" w:ascii="Times New Roman" w:hAnsi="Times New Roman" w:cs="Times New Roman"/>
        </w:rPr>
        <w:t>Testing.</w:t>
      </w:r>
    </w:p>
    <w:p w14:paraId="493BF5C5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40" w:after="0" w:line="360" w:lineRule="auto"/>
        <w:ind w:left="0" w:leftChars="0" w:firstLine="0" w:firstLineChars="0"/>
        <w:textAlignment w:val="auto"/>
        <w:rPr>
          <w:rFonts w:hint="default" w:ascii="Times New Roman" w:hAnsi="Times New Roman" w:cs="Times New Roman"/>
          <w:b/>
          <w:bCs/>
          <w:position w:val="0"/>
          <w:sz w:val="28"/>
          <w:szCs w:val="28"/>
          <w:vertAlign w:val="baseline"/>
        </w:rPr>
      </w:pPr>
      <w:r>
        <w:rPr>
          <w:rFonts w:hint="default" w:ascii="Times New Roman" w:hAnsi="Times New Roman" w:cs="Times New Roman"/>
          <w:b/>
          <w:bCs/>
          <w:position w:val="0"/>
          <w:sz w:val="28"/>
          <w:szCs w:val="28"/>
          <w:vertAlign w:val="baseline"/>
        </w:rPr>
        <w:t>Сущность</w:t>
      </w:r>
      <w:r>
        <w:rPr>
          <w:rFonts w:hint="default" w:ascii="Times New Roman" w:hAnsi="Times New Roman" w:cs="Times New Roman"/>
          <w:b/>
          <w:bCs/>
          <w:position w:val="0"/>
          <w:sz w:val="28"/>
          <w:szCs w:val="28"/>
          <w:vertAlign w:val="baseline"/>
          <w:lang w:val="en-US"/>
        </w:rPr>
        <w:t xml:space="preserve"> </w:t>
      </w:r>
      <w:r>
        <w:rPr>
          <w:rFonts w:hint="default" w:ascii="Times New Roman" w:hAnsi="Times New Roman" w:cs="Times New Roman"/>
          <w:b/>
          <w:bCs/>
          <w:position w:val="0"/>
          <w:sz w:val="28"/>
          <w:szCs w:val="28"/>
          <w:vertAlign w:val="baseline"/>
        </w:rPr>
        <w:t>Lesson</w:t>
      </w:r>
      <w:r>
        <w:rPr>
          <w:rFonts w:hint="default" w:ascii="Times New Roman" w:hAnsi="Times New Roman" w:cs="Times New Roman"/>
          <w:b/>
          <w:bCs/>
          <w:position w:val="0"/>
          <w:sz w:val="28"/>
          <w:szCs w:val="28"/>
          <w:vertAlign w:val="baseline"/>
          <w:lang w:val="en-US"/>
        </w:rPr>
        <w:t xml:space="preserve"> </w:t>
      </w:r>
      <w:r>
        <w:rPr>
          <w:rFonts w:hint="default" w:ascii="Times New Roman" w:hAnsi="Times New Roman" w:cs="Times New Roman"/>
          <w:b/>
          <w:bCs/>
          <w:position w:val="0"/>
          <w:sz w:val="28"/>
          <w:szCs w:val="28"/>
          <w:vertAlign w:val="baseline"/>
        </w:rPr>
        <w:t>(Учебный модуль/Занятие)</w:t>
      </w:r>
    </w:p>
    <w:p w14:paraId="2C5D4731">
      <w:pPr>
        <w:pStyle w:val="3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leftChars="0" w:firstLine="0" w:firstLineChars="0"/>
        <w:textAlignment w:val="auto"/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</w:rPr>
      </w:pPr>
      <w:r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</w:rPr>
        <w:t>•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  <w:lang w:val="en-US"/>
        </w:rPr>
        <w:t xml:space="preserve"> </w:t>
      </w:r>
      <w:r>
        <w:rPr>
          <w:rFonts w:hint="default" w:ascii="Times New Roman" w:hAnsi="Times New Roman" w:cs="Times New Roman"/>
          <w:b/>
          <w:bCs/>
        </w:rPr>
        <w:t>Назначение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</w:rPr>
        <w:t>: Шаблон теста, определяющий набор заданий и правила их прохождения.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</w:rPr>
        <w:br w:type="textWrapping"/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</w:rPr>
        <w:t>•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  <w:lang w:val="en-US"/>
        </w:rPr>
        <w:t xml:space="preserve"> </w:t>
      </w:r>
      <w:r>
        <w:rPr>
          <w:rFonts w:hint="default" w:ascii="Times New Roman" w:hAnsi="Times New Roman" w:eastAsia="Times New Roman" w:cs="Times New Roman"/>
          <w:b/>
          <w:bCs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</w:rPr>
        <w:t>Атрибуты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</w:rPr>
        <w:t>: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  <w:lang w:val="en-US"/>
        </w:rPr>
        <w:t xml:space="preserve"> 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</w:rPr>
        <w:t>id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  <w:lang w:val="en-US"/>
        </w:rPr>
        <w:t xml:space="preserve"> 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</w:rPr>
        <w:t>(Integer, Primary Key),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  <w:lang w:val="en-US"/>
        </w:rPr>
        <w:t xml:space="preserve"> 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</w:rPr>
        <w:t>name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  <w:lang w:val="en-US"/>
        </w:rPr>
        <w:t xml:space="preserve"> 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</w:rPr>
        <w:t>(String, Unique),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  <w:lang w:val="en-US"/>
        </w:rPr>
        <w:t xml:space="preserve"> 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</w:rPr>
        <w:t>time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  <w:lang w:val="en-US"/>
        </w:rPr>
        <w:t xml:space="preserve"> 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</w:rPr>
        <w:t>(Integer),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  <w:lang w:val="en-US"/>
        </w:rPr>
        <w:t xml:space="preserve"> 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</w:rPr>
        <w:t>price_correct,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  <w:lang w:val="en-US"/>
        </w:rPr>
        <w:t xml:space="preserve"> 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</w:rPr>
        <w:t>price_wrong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  <w:lang w:val="en-US"/>
        </w:rPr>
        <w:t xml:space="preserve"> 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</w:rPr>
        <w:t>(Integer),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  <w:lang w:val="en-US"/>
        </w:rPr>
        <w:t xml:space="preserve"> 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</w:rPr>
        <w:t>questions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  <w:lang w:val="en-US"/>
        </w:rPr>
        <w:t xml:space="preserve"> 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</w:rPr>
        <w:t>(JSON).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</w:rPr>
        <w:br w:type="textWrapping"/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</w:rPr>
        <w:t>•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  <w:lang w:val="en-US"/>
        </w:rPr>
        <w:t xml:space="preserve"> </w:t>
      </w:r>
      <w:r>
        <w:rPr>
          <w:rFonts w:hint="default" w:ascii="Times New Roman" w:hAnsi="Times New Roman" w:eastAsia="Times New Roman" w:cs="Times New Roman"/>
          <w:b/>
          <w:bCs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</w:rPr>
        <w:t>Связи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</w:rPr>
        <w:t>: Используется в одном или многих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  <w:lang w:val="en-US"/>
        </w:rPr>
        <w:t xml:space="preserve"> 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</w:rPr>
        <w:t>Testing.</w:t>
      </w:r>
    </w:p>
    <w:p w14:paraId="47F4FAC7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40" w:after="0" w:line="360" w:lineRule="auto"/>
        <w:ind w:left="0" w:leftChars="0" w:firstLine="0" w:firstLineChars="0"/>
        <w:textAlignment w:val="auto"/>
        <w:rPr>
          <w:rFonts w:hint="default" w:ascii="Times New Roman" w:hAnsi="Times New Roman" w:cs="Times New Roman"/>
          <w:b/>
          <w:bCs/>
          <w:position w:val="0"/>
          <w:sz w:val="28"/>
          <w:szCs w:val="28"/>
          <w:vertAlign w:val="baseline"/>
        </w:rPr>
      </w:pPr>
      <w:r>
        <w:rPr>
          <w:rFonts w:hint="default" w:ascii="Times New Roman" w:hAnsi="Times New Roman" w:cs="Times New Roman"/>
          <w:b/>
          <w:bCs/>
          <w:position w:val="0"/>
          <w:sz w:val="28"/>
          <w:szCs w:val="28"/>
          <w:vertAlign w:val="baseline"/>
        </w:rPr>
        <w:t>Сущность</w:t>
      </w:r>
      <w:r>
        <w:rPr>
          <w:rFonts w:hint="default" w:ascii="Times New Roman" w:hAnsi="Times New Roman" w:cs="Times New Roman"/>
          <w:b/>
          <w:bCs/>
          <w:position w:val="0"/>
          <w:sz w:val="28"/>
          <w:szCs w:val="28"/>
          <w:vertAlign w:val="baseline"/>
          <w:lang w:val="en-US"/>
        </w:rPr>
        <w:t xml:space="preserve"> </w:t>
      </w:r>
      <w:r>
        <w:rPr>
          <w:rFonts w:hint="default" w:ascii="Times New Roman" w:hAnsi="Times New Roman" w:cs="Times New Roman"/>
          <w:b/>
          <w:bCs/>
          <w:position w:val="0"/>
          <w:sz w:val="28"/>
          <w:szCs w:val="28"/>
          <w:vertAlign w:val="baseline"/>
        </w:rPr>
        <w:fldChar w:fldCharType="begin"/>
      </w:r>
      <w:r>
        <w:rPr>
          <w:rFonts w:hint="default" w:ascii="Times New Roman" w:hAnsi="Times New Roman" w:cs="Times New Roman"/>
          <w:b/>
          <w:bCs/>
          <w:position w:val="0"/>
          <w:sz w:val="28"/>
          <w:szCs w:val="28"/>
          <w:vertAlign w:val="baseline"/>
        </w:rPr>
        <w:instrText xml:space="preserve"> HYPERLINK \l "Модель_Testing" </w:instrText>
      </w:r>
      <w:r>
        <w:rPr>
          <w:rFonts w:hint="default" w:ascii="Times New Roman" w:hAnsi="Times New Roman" w:cs="Times New Roman"/>
          <w:b/>
          <w:bCs/>
          <w:position w:val="0"/>
          <w:sz w:val="28"/>
          <w:szCs w:val="28"/>
          <w:vertAlign w:val="baseline"/>
        </w:rPr>
        <w:fldChar w:fldCharType="separate"/>
      </w:r>
      <w:r>
        <w:rPr>
          <w:rStyle w:val="12"/>
          <w:rFonts w:hint="default" w:ascii="Times New Roman" w:hAnsi="Times New Roman" w:cs="Times New Roman"/>
          <w:b/>
          <w:bCs/>
          <w:position w:val="0"/>
          <w:sz w:val="28"/>
          <w:szCs w:val="28"/>
          <w:vertAlign w:val="baseline"/>
        </w:rPr>
        <w:t>Testing</w:t>
      </w:r>
      <w:r>
        <w:rPr>
          <w:rFonts w:hint="default" w:ascii="Times New Roman" w:hAnsi="Times New Roman" w:cs="Times New Roman"/>
          <w:b/>
          <w:bCs/>
          <w:position w:val="0"/>
          <w:sz w:val="28"/>
          <w:szCs w:val="28"/>
          <w:vertAlign w:val="baseline"/>
        </w:rPr>
        <w:fldChar w:fldCharType="end"/>
      </w:r>
      <w:r>
        <w:rPr>
          <w:rFonts w:hint="default" w:ascii="Times New Roman" w:hAnsi="Times New Roman" w:cs="Times New Roman"/>
          <w:b/>
          <w:bCs/>
          <w:position w:val="0"/>
          <w:sz w:val="28"/>
          <w:szCs w:val="28"/>
          <w:vertAlign w:val="baseline"/>
          <w:lang w:val="en-US"/>
        </w:rPr>
        <w:t xml:space="preserve"> </w:t>
      </w:r>
      <w:r>
        <w:rPr>
          <w:rFonts w:hint="default" w:ascii="Times New Roman" w:hAnsi="Times New Roman" w:cs="Times New Roman"/>
          <w:b/>
          <w:bCs/>
          <w:position w:val="0"/>
          <w:sz w:val="28"/>
          <w:szCs w:val="28"/>
          <w:vertAlign w:val="baseline"/>
        </w:rPr>
        <w:t>(Активное тестирование)</w:t>
      </w:r>
    </w:p>
    <w:p w14:paraId="7759FDA7">
      <w:pPr>
        <w:pStyle w:val="3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leftChars="0" w:firstLine="0" w:firstLineChars="0"/>
        <w:textAlignment w:val="auto"/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</w:rPr>
      </w:pPr>
      <w:r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</w:rPr>
        <w:t>•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  <w:lang w:val="en-US"/>
        </w:rPr>
        <w:t xml:space="preserve"> </w:t>
      </w:r>
      <w:r>
        <w:rPr>
          <w:rFonts w:hint="default" w:ascii="Times New Roman" w:hAnsi="Times New Roman" w:cs="Times New Roman"/>
          <w:b/>
          <w:bCs/>
        </w:rPr>
        <w:t>Назначение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</w:rPr>
        <w:t>: Конкретный экземпляр теста, назначенный группе пользователей на определённый период. Связывает воедино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  <w:lang w:val="en-US"/>
        </w:rPr>
        <w:t xml:space="preserve"> 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</w:rPr>
        <w:t>Lesson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  <w:lang w:val="en-US"/>
        </w:rPr>
        <w:t xml:space="preserve"> 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</w:rPr>
        <w:t>и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  <w:lang w:val="en-US"/>
        </w:rPr>
        <w:t xml:space="preserve"> 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</w:rPr>
        <w:t>Group.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</w:rPr>
        <w:br w:type="textWrapping"/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</w:rPr>
        <w:t>•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  <w:lang w:val="en-US"/>
        </w:rPr>
        <w:t xml:space="preserve"> </w:t>
      </w:r>
      <w:r>
        <w:rPr>
          <w:rFonts w:hint="default" w:ascii="Times New Roman" w:hAnsi="Times New Roman" w:eastAsia="Times New Roman" w:cs="Times New Roman"/>
          <w:b/>
          <w:bCs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</w:rPr>
        <w:t>Атрибуты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</w:rPr>
        <w:t>: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  <w:lang w:val="en-US"/>
        </w:rPr>
        <w:t xml:space="preserve"> 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</w:rPr>
        <w:t>id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  <w:lang w:val="en-US"/>
        </w:rPr>
        <w:t xml:space="preserve"> 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</w:rPr>
        <w:t>(Integer, Primary Key),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  <w:lang w:val="en-US"/>
        </w:rPr>
        <w:t xml:space="preserve"> 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</w:rPr>
        <w:t>name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  <w:lang w:val="en-US"/>
        </w:rPr>
        <w:t xml:space="preserve"> 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</w:rPr>
        <w:t>(String, Unique),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  <w:lang w:val="en-US"/>
        </w:rPr>
        <w:t xml:space="preserve"> 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</w:rPr>
        <w:t>status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  <w:lang w:val="en-US"/>
        </w:rPr>
        <w:t xml:space="preserve"> 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</w:rPr>
        <w:t>(Boolean),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  <w:lang w:val="en-US"/>
        </w:rPr>
        <w:t xml:space="preserve"> 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</w:rPr>
        <w:t>lesson_id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  <w:lang w:val="en-US"/>
        </w:rPr>
        <w:t xml:space="preserve"> 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</w:rPr>
        <w:t>(Integer),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  <w:lang w:val="en-US"/>
        </w:rPr>
        <w:t xml:space="preserve"> 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</w:rPr>
        <w:t>group_id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  <w:lang w:val="en-US"/>
        </w:rPr>
        <w:t xml:space="preserve"> 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</w:rPr>
        <w:t>(JSON).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</w:rPr>
        <w:br w:type="textWrapping"/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</w:rPr>
        <w:t>•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  <w:lang w:val="en-US"/>
        </w:rPr>
        <w:t xml:space="preserve"> </w:t>
      </w:r>
      <w:r>
        <w:rPr>
          <w:rFonts w:hint="default" w:ascii="Times New Roman" w:hAnsi="Times New Roman" w:eastAsia="Times New Roman" w:cs="Times New Roman"/>
          <w:b/>
          <w:bCs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</w:rPr>
        <w:t>Связи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</w:rPr>
        <w:t>: Порождает множество записей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  <w:lang w:val="en-US"/>
        </w:rPr>
        <w:t xml:space="preserve"> 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</w:rPr>
        <w:t>Result.</w:t>
      </w:r>
    </w:p>
    <w:p w14:paraId="4201116A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40" w:after="0" w:line="360" w:lineRule="auto"/>
        <w:ind w:left="0" w:leftChars="0" w:firstLine="0" w:firstLineChars="0"/>
        <w:textAlignment w:val="auto"/>
        <w:rPr>
          <w:rFonts w:hint="default" w:ascii="Times New Roman" w:hAnsi="Times New Roman" w:cs="Times New Roman"/>
          <w:b/>
          <w:bCs/>
          <w:position w:val="0"/>
          <w:sz w:val="28"/>
          <w:szCs w:val="28"/>
          <w:vertAlign w:val="baseline"/>
        </w:rPr>
      </w:pPr>
      <w:r>
        <w:rPr>
          <w:rFonts w:hint="default" w:ascii="Times New Roman" w:hAnsi="Times New Roman" w:cs="Times New Roman"/>
          <w:b/>
          <w:bCs/>
          <w:position w:val="0"/>
          <w:sz w:val="28"/>
          <w:szCs w:val="28"/>
          <w:vertAlign w:val="baseline"/>
        </w:rPr>
        <w:t>Сущность</w:t>
      </w:r>
      <w:r>
        <w:rPr>
          <w:rFonts w:hint="default" w:ascii="Times New Roman" w:hAnsi="Times New Roman" w:cs="Times New Roman"/>
          <w:b/>
          <w:bCs/>
          <w:position w:val="0"/>
          <w:sz w:val="28"/>
          <w:szCs w:val="28"/>
          <w:vertAlign w:val="baseline"/>
          <w:lang w:val="en-US"/>
        </w:rPr>
        <w:t xml:space="preserve"> </w:t>
      </w:r>
      <w:r>
        <w:rPr>
          <w:rFonts w:hint="default" w:ascii="Times New Roman" w:hAnsi="Times New Roman" w:cs="Times New Roman"/>
          <w:b/>
          <w:bCs/>
          <w:position w:val="0"/>
          <w:sz w:val="28"/>
          <w:szCs w:val="28"/>
          <w:vertAlign w:val="baseline"/>
        </w:rPr>
        <w:fldChar w:fldCharType="begin"/>
      </w:r>
      <w:r>
        <w:rPr>
          <w:rFonts w:hint="default" w:ascii="Times New Roman" w:hAnsi="Times New Roman" w:cs="Times New Roman"/>
          <w:b/>
          <w:bCs/>
          <w:position w:val="0"/>
          <w:sz w:val="28"/>
          <w:szCs w:val="28"/>
          <w:vertAlign w:val="baseline"/>
        </w:rPr>
        <w:instrText xml:space="preserve"> HYPERLINK \l "Модель_Result" </w:instrText>
      </w:r>
      <w:r>
        <w:rPr>
          <w:rFonts w:hint="default" w:ascii="Times New Roman" w:hAnsi="Times New Roman" w:cs="Times New Roman"/>
          <w:b/>
          <w:bCs/>
          <w:position w:val="0"/>
          <w:sz w:val="28"/>
          <w:szCs w:val="28"/>
          <w:vertAlign w:val="baseline"/>
        </w:rPr>
        <w:fldChar w:fldCharType="separate"/>
      </w:r>
      <w:r>
        <w:rPr>
          <w:rStyle w:val="12"/>
          <w:rFonts w:hint="default" w:ascii="Times New Roman" w:hAnsi="Times New Roman" w:cs="Times New Roman"/>
          <w:b/>
          <w:bCs/>
          <w:position w:val="0"/>
          <w:sz w:val="28"/>
          <w:szCs w:val="28"/>
          <w:vertAlign w:val="baseline"/>
        </w:rPr>
        <w:t>Result</w:t>
      </w:r>
      <w:r>
        <w:rPr>
          <w:rFonts w:hint="default" w:ascii="Times New Roman" w:hAnsi="Times New Roman" w:cs="Times New Roman"/>
          <w:b/>
          <w:bCs/>
          <w:position w:val="0"/>
          <w:sz w:val="28"/>
          <w:szCs w:val="28"/>
          <w:vertAlign w:val="baseline"/>
        </w:rPr>
        <w:fldChar w:fldCharType="end"/>
      </w:r>
      <w:r>
        <w:rPr>
          <w:rFonts w:hint="default" w:ascii="Times New Roman" w:hAnsi="Times New Roman" w:cs="Times New Roman"/>
          <w:b/>
          <w:bCs/>
          <w:position w:val="0"/>
          <w:sz w:val="28"/>
          <w:szCs w:val="28"/>
          <w:vertAlign w:val="baseline"/>
          <w:lang w:val="en-US"/>
        </w:rPr>
        <w:t xml:space="preserve"> </w:t>
      </w:r>
      <w:r>
        <w:rPr>
          <w:rFonts w:hint="default" w:ascii="Times New Roman" w:hAnsi="Times New Roman" w:cs="Times New Roman"/>
          <w:b/>
          <w:bCs/>
          <w:position w:val="0"/>
          <w:sz w:val="28"/>
          <w:szCs w:val="28"/>
          <w:vertAlign w:val="baseline"/>
        </w:rPr>
        <w:t>(Результат тестирования)</w:t>
      </w:r>
    </w:p>
    <w:p w14:paraId="3EE9BE41">
      <w:pPr>
        <w:pStyle w:val="3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leftChars="0" w:firstLine="0" w:firstLineChars="0"/>
        <w:textAlignment w:val="auto"/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</w:rPr>
      </w:pPr>
      <w:r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</w:rPr>
        <w:t>•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  <w:lang w:val="en-US"/>
        </w:rPr>
        <w:t xml:space="preserve"> </w:t>
      </w:r>
      <w:r>
        <w:rPr>
          <w:rFonts w:hint="default" w:ascii="Times New Roman" w:hAnsi="Times New Roman" w:cs="Times New Roman"/>
          <w:b/>
          <w:bCs/>
        </w:rPr>
        <w:t>Назначение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</w:rPr>
        <w:t>: Фиксация итогов однократного прохождения пользователем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  <w:lang w:val="en-US"/>
        </w:rPr>
        <w:t xml:space="preserve"> 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</w:rPr>
        <w:t>Testing.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</w:rPr>
        <w:br w:type="textWrapping"/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</w:rPr>
        <w:t>•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  <w:lang w:val="en-US"/>
        </w:rPr>
        <w:t xml:space="preserve"> </w:t>
      </w:r>
      <w:r>
        <w:rPr>
          <w:rFonts w:hint="default" w:ascii="Times New Roman" w:hAnsi="Times New Roman" w:eastAsia="Times New Roman" w:cs="Times New Roman"/>
          <w:b/>
          <w:bCs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</w:rPr>
        <w:t>Атрибуты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</w:rPr>
        <w:t>: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  <w:lang w:val="en-US"/>
        </w:rPr>
        <w:t xml:space="preserve"> 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</w:rPr>
        <w:t>id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  <w:lang w:val="en-US"/>
        </w:rPr>
        <w:t xml:space="preserve"> 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</w:rPr>
        <w:t>(Integer, Primary Key),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  <w:lang w:val="en-US"/>
        </w:rPr>
        <w:t xml:space="preserve"> 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</w:rPr>
        <w:t>testing_id,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  <w:lang w:val="en-US"/>
        </w:rPr>
        <w:t xml:space="preserve"> 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</w:rPr>
        <w:t>lesson_id,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  <w:lang w:val="en-US"/>
        </w:rPr>
        <w:t xml:space="preserve"> 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</w:rPr>
        <w:t>user_id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  <w:lang w:val="en-US"/>
        </w:rPr>
        <w:t xml:space="preserve"> 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</w:rPr>
        <w:t>(Integer),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  <w:lang w:val="en-US"/>
        </w:rPr>
        <w:t xml:space="preserve"> 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</w:rPr>
        <w:t>score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  <w:lang w:val="en-US"/>
        </w:rPr>
        <w:t xml:space="preserve"> 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</w:rPr>
        <w:t>(Integer),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  <w:lang w:val="en-US"/>
        </w:rPr>
        <w:t xml:space="preserve"> 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</w:rPr>
        <w:t>correct_answers_id,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  <w:lang w:val="en-US"/>
        </w:rPr>
        <w:t xml:space="preserve"> 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</w:rPr>
        <w:t>wrong_answers_id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  <w:lang w:val="en-US"/>
        </w:rPr>
        <w:t xml:space="preserve"> 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</w:rPr>
        <w:t>(JSON).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</w:rPr>
        <w:br w:type="textWrapping"/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</w:rPr>
        <w:t>•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  <w:lang w:val="en-US"/>
        </w:rPr>
        <w:t xml:space="preserve"> </w:t>
      </w:r>
      <w:r>
        <w:rPr>
          <w:rFonts w:hint="default" w:ascii="Times New Roman" w:hAnsi="Times New Roman" w:eastAsia="Times New Roman" w:cs="Times New Roman"/>
          <w:b/>
          <w:bCs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</w:rPr>
        <w:t>Связи</w:t>
      </w:r>
      <w:r>
        <w:rPr>
          <w:rFonts w:hint="default" w:ascii="Times New Roman" w:hAnsi="Times New Roman" w:eastAsia="Gungsuh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</w:rPr>
        <w:t>: Является конечной точкой в цепочке</w:t>
      </w:r>
      <w:r>
        <w:rPr>
          <w:rFonts w:hint="default" w:ascii="Times New Roman" w:hAnsi="Times New Roman" w:eastAsia="Gungsuh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  <w:lang w:val="en-US"/>
        </w:rPr>
        <w:t xml:space="preserve"> </w:t>
      </w:r>
      <w:r>
        <w:rPr>
          <w:rFonts w:hint="default" w:ascii="Times New Roman" w:hAnsi="Times New Roman" w:eastAsia="Gungsuh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</w:rPr>
        <w:t>User</w:t>
      </w:r>
      <w:r>
        <w:rPr>
          <w:rFonts w:hint="default" w:ascii="Times New Roman" w:hAnsi="Times New Roman" w:eastAsia="Gungsuh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  <w:lang w:val="en-US"/>
        </w:rPr>
        <w:t xml:space="preserve"> </w:t>
      </w:r>
      <w:r>
        <w:rPr>
          <w:rFonts w:hint="default" w:ascii="Times New Roman" w:hAnsi="Times New Roman" w:eastAsia="Gungsuh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</w:rPr>
        <w:t>→</w:t>
      </w:r>
      <w:r>
        <w:rPr>
          <w:rFonts w:hint="default" w:ascii="Times New Roman" w:hAnsi="Times New Roman" w:eastAsia="Gungsuh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  <w:lang w:val="en-US"/>
        </w:rPr>
        <w:t xml:space="preserve"> </w:t>
      </w:r>
      <w:r>
        <w:rPr>
          <w:rFonts w:hint="default" w:ascii="Times New Roman" w:hAnsi="Times New Roman" w:eastAsia="Gungsuh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</w:rPr>
        <w:t>Testing</w:t>
      </w:r>
      <w:r>
        <w:rPr>
          <w:rFonts w:hint="default" w:ascii="Times New Roman" w:hAnsi="Times New Roman" w:eastAsia="Gungsuh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  <w:lang w:val="en-US"/>
        </w:rPr>
        <w:t xml:space="preserve"> </w:t>
      </w:r>
      <w:r>
        <w:rPr>
          <w:rFonts w:hint="default" w:ascii="Times New Roman" w:hAnsi="Times New Roman" w:eastAsia="Gungsuh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</w:rPr>
        <w:t>→</w:t>
      </w:r>
      <w:r>
        <w:rPr>
          <w:rFonts w:hint="default" w:ascii="Times New Roman" w:hAnsi="Times New Roman" w:eastAsia="Gungsuh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  <w:lang w:val="en-US"/>
        </w:rPr>
        <w:t xml:space="preserve"> </w:t>
      </w:r>
      <w:r>
        <w:rPr>
          <w:rFonts w:hint="default" w:ascii="Times New Roman" w:hAnsi="Times New Roman" w:eastAsia="Gungsuh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</w:rPr>
        <w:t>Result.</w:t>
      </w:r>
    </w:p>
    <w:p w14:paraId="0315C3C0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40" w:after="0" w:line="360" w:lineRule="auto"/>
        <w:ind w:left="0" w:leftChars="0" w:firstLine="0" w:firstLineChars="0"/>
        <w:textAlignment w:val="auto"/>
        <w:rPr>
          <w:rFonts w:hint="default" w:ascii="Times New Roman" w:hAnsi="Times New Roman" w:cs="Times New Roman"/>
          <w:b/>
          <w:bCs/>
          <w:position w:val="0"/>
          <w:sz w:val="28"/>
          <w:szCs w:val="28"/>
          <w:vertAlign w:val="baseline"/>
        </w:rPr>
      </w:pPr>
      <w:r>
        <w:rPr>
          <w:rFonts w:hint="default" w:ascii="Times New Roman" w:hAnsi="Times New Roman" w:cs="Times New Roman"/>
          <w:b/>
          <w:bCs/>
          <w:position w:val="0"/>
          <w:sz w:val="28"/>
          <w:szCs w:val="28"/>
          <w:vertAlign w:val="baseline"/>
        </w:rPr>
        <w:t>Логическая схема связей</w:t>
      </w:r>
    </w:p>
    <w:p w14:paraId="3F126D2A">
      <w:pPr>
        <w:pStyle w:val="3"/>
        <w:keepNext w:val="0"/>
        <w:keepLines w:val="0"/>
        <w:pageBreakBefore w:val="0"/>
        <w:widowControl/>
        <w:shd w:val="clear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0" w:right="0" w:firstLine="0"/>
        <w:jc w:val="both"/>
        <w:textAlignment w:val="auto"/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</w:rPr>
      </w:pPr>
      <w:r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</w:rPr>
        <w:t>Спроектированная модель образует следующую логическую цепочку, отражающую образовательный процесс:</w:t>
      </w:r>
    </w:p>
    <w:p w14:paraId="763C8EAA">
      <w:pPr>
        <w:pStyle w:val="3"/>
        <w:keepNext w:val="0"/>
        <w:keepLines w:val="0"/>
        <w:pageBreakBefore w:val="0"/>
        <w:widowControl/>
        <w:numPr>
          <w:ilvl w:val="0"/>
          <w:numId w:val="8"/>
        </w:numPr>
        <w:shd w:val="clear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0" w:leftChars="0" w:right="0" w:firstLine="238" w:firstLineChars="85"/>
        <w:jc w:val="both"/>
        <w:textAlignment w:val="auto"/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shd w:val="clear" w:fill="auto"/>
          <w:vertAlign w:val="baseline"/>
        </w:rPr>
      </w:pPr>
      <w:r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</w:rPr>
        <w:t>Учитель создаёт контент (Message) и формирует из него учебные модули (Lesson).</w:t>
      </w:r>
    </w:p>
    <w:p w14:paraId="5D456D6C">
      <w:pPr>
        <w:pStyle w:val="3"/>
        <w:keepNext w:val="0"/>
        <w:keepLines w:val="0"/>
        <w:pageBreakBefore w:val="0"/>
        <w:widowControl/>
        <w:numPr>
          <w:ilvl w:val="0"/>
          <w:numId w:val="8"/>
        </w:numPr>
        <w:shd w:val="clear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0" w:leftChars="0" w:right="0" w:firstLine="238" w:firstLineChars="85"/>
        <w:jc w:val="both"/>
        <w:textAlignment w:val="auto"/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shd w:val="clear" w:fill="auto"/>
          <w:vertAlign w:val="baseline"/>
        </w:rPr>
      </w:pPr>
      <w:r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</w:rPr>
        <w:t>Учитель объединяет учеников (User) в учебные группы (Group).</w:t>
      </w:r>
    </w:p>
    <w:p w14:paraId="7667F804">
      <w:pPr>
        <w:pStyle w:val="3"/>
        <w:keepNext w:val="0"/>
        <w:keepLines w:val="0"/>
        <w:pageBreakBefore w:val="0"/>
        <w:widowControl/>
        <w:numPr>
          <w:ilvl w:val="0"/>
          <w:numId w:val="8"/>
        </w:numPr>
        <w:shd w:val="clear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0" w:leftChars="0" w:right="0" w:firstLine="238" w:firstLineChars="85"/>
        <w:jc w:val="both"/>
        <w:textAlignment w:val="auto"/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shd w:val="clear" w:fill="auto"/>
          <w:vertAlign w:val="baseline"/>
        </w:rPr>
      </w:pPr>
      <w:r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</w:rPr>
        <w:t>Учитель создаёт активное тестирование (Testing), которое связывает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  <w:lang w:val="en-US"/>
        </w:rPr>
        <w:t xml:space="preserve"> 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</w:rPr>
        <w:t>Lesson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  <w:lang w:val="en-US"/>
        </w:rPr>
        <w:t xml:space="preserve"> 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</w:rPr>
        <w:t>и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  <w:lang w:val="en-US"/>
        </w:rPr>
        <w:t xml:space="preserve"> 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</w:rPr>
        <w:t>Group.</w:t>
      </w:r>
    </w:p>
    <w:p w14:paraId="6D11075B">
      <w:pPr>
        <w:pStyle w:val="3"/>
        <w:keepNext w:val="0"/>
        <w:keepLines w:val="0"/>
        <w:pageBreakBefore w:val="0"/>
        <w:widowControl/>
        <w:numPr>
          <w:ilvl w:val="0"/>
          <w:numId w:val="8"/>
        </w:numPr>
        <w:shd w:val="clear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0" w:leftChars="0" w:right="0" w:firstLine="238" w:firstLineChars="85"/>
        <w:jc w:val="both"/>
        <w:textAlignment w:val="auto"/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shd w:val="clear" w:fill="auto"/>
          <w:vertAlign w:val="baseline"/>
        </w:rPr>
      </w:pPr>
      <w:r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</w:rPr>
        <w:t>Ученик проходит назначенное ему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  <w:lang w:val="en-US"/>
        </w:rPr>
        <w:t xml:space="preserve"> 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</w:rPr>
        <w:t>Testing, в результате чего система создаёт запись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  <w:lang w:val="en-US"/>
        </w:rPr>
        <w:t xml:space="preserve"> 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</w:rPr>
        <w:t>Result.</w:t>
      </w:r>
    </w:p>
    <w:p w14:paraId="1AA91145">
      <w:pPr>
        <w:pStyle w:val="3"/>
        <w:keepNext w:val="0"/>
        <w:keepLines w:val="0"/>
        <w:pageBreakBefore w:val="0"/>
        <w:widowControl/>
        <w:numPr>
          <w:ilvl w:val="0"/>
          <w:numId w:val="8"/>
        </w:numPr>
        <w:shd w:val="clear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0" w:leftChars="0" w:right="0" w:firstLine="238" w:firstLineChars="85"/>
        <w:jc w:val="both"/>
        <w:textAlignment w:val="auto"/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shd w:val="clear" w:fill="auto"/>
          <w:vertAlign w:val="baseline"/>
        </w:rPr>
      </w:pPr>
      <w:r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</w:rPr>
        <w:t>Учитель анализирует совокупность записей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  <w:lang w:val="en-US"/>
        </w:rPr>
        <w:t xml:space="preserve"> 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</w:rPr>
        <w:t>Result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  <w:lang w:val="en-US"/>
        </w:rPr>
        <w:t xml:space="preserve"> 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</w:rPr>
        <w:t>для оценки эффективности обучения и разбора ошибок.</w:t>
      </w:r>
    </w:p>
    <w:p w14:paraId="438820FD">
      <w:pPr>
        <w:pStyle w:val="3"/>
        <w:keepNext w:val="0"/>
        <w:keepLines w:val="0"/>
        <w:pageBreakBefore w:val="0"/>
        <w:widowControl/>
        <w:shd w:val="clear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0" w:right="0" w:firstLine="0"/>
        <w:jc w:val="left"/>
        <w:textAlignment w:val="auto"/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</w:rPr>
      </w:pPr>
    </w:p>
    <w:p w14:paraId="0E505AAB">
      <w:pPr>
        <w:pStyle w:val="6"/>
        <w:bidi w:val="0"/>
        <w:rPr>
          <w:rFonts w:hint="default" w:ascii="Times New Roman" w:hAnsi="Times New Roman" w:cs="Times New Roman"/>
          <w:lang w:val="ru-RU"/>
        </w:rPr>
      </w:pPr>
      <w:bookmarkStart w:id="24" w:name="_Toc6087"/>
      <w:r>
        <w:rPr>
          <w:rFonts w:hint="default" w:ascii="Times New Roman" w:hAnsi="Times New Roman" w:cs="Times New Roman"/>
        </w:rPr>
        <w:t xml:space="preserve">2.2.2.3. Реализация ключевых алгоритмов </w:t>
      </w:r>
      <w:r>
        <w:rPr>
          <w:rFonts w:hint="default" w:ascii="Times New Roman" w:hAnsi="Times New Roman" w:cs="Times New Roman"/>
          <w:lang w:val="ru-RU"/>
        </w:rPr>
        <w:t>архитектуры</w:t>
      </w:r>
      <w:bookmarkEnd w:id="24"/>
    </w:p>
    <w:p w14:paraId="6133A669">
      <w:pPr>
        <w:pStyle w:val="3"/>
        <w:keepNext w:val="0"/>
        <w:keepLines w:val="0"/>
        <w:pageBreakBefore w:val="0"/>
        <w:widowControl/>
        <w:shd w:val="clear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240" w:after="0" w:line="360" w:lineRule="auto"/>
        <w:ind w:left="0" w:right="0" w:firstLine="0"/>
        <w:jc w:val="both"/>
        <w:textAlignment w:val="auto"/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</w:rPr>
      </w:pPr>
      <w:r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</w:rPr>
        <w:t>После проектирования модели данных была реализована серверная логика на Flask, обрабатывающая запросы пользователей и манипулирующая данными.</w:t>
      </w:r>
    </w:p>
    <w:p w14:paraId="12F7863E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40" w:after="0" w:line="360" w:lineRule="auto"/>
        <w:ind w:left="0" w:leftChars="0" w:firstLine="0" w:firstLineChars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  <w:position w:val="0"/>
          <w:sz w:val="28"/>
          <w:szCs w:val="28"/>
          <w:vertAlign w:val="baseline"/>
        </w:rPr>
        <w:t>Алгоритм аутентификации и авторизации</w:t>
      </w:r>
    </w:p>
    <w:p w14:paraId="559EF02D">
      <w:pPr>
        <w:pStyle w:val="3"/>
        <w:keepNext w:val="0"/>
        <w:keepLines w:val="0"/>
        <w:pageBreakBefore w:val="0"/>
        <w:widowControl/>
        <w:shd w:val="clear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0" w:right="0" w:firstLine="0"/>
        <w:jc w:val="both"/>
        <w:textAlignment w:val="auto"/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</w:rPr>
      </w:pPr>
      <w:r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</w:rPr>
        <w:t>Доступ к функционалу платформы регулируется двухэтапной системой проверки.</w:t>
      </w:r>
    </w:p>
    <w:p w14:paraId="0819EDD6">
      <w:pPr>
        <w:pStyle w:val="3"/>
        <w:keepNext w:val="0"/>
        <w:keepLines w:val="0"/>
        <w:pageBreakBefore w:val="0"/>
        <w:widowControl/>
        <w:numPr>
          <w:ilvl w:val="0"/>
          <w:numId w:val="6"/>
        </w:numPr>
        <w:shd w:val="clear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240" w:after="0" w:line="360" w:lineRule="auto"/>
        <w:ind w:left="420" w:leftChars="0" w:right="0" w:hanging="420" w:firstLineChars="0"/>
        <w:jc w:val="both"/>
        <w:textAlignment w:val="auto"/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</w:rPr>
      </w:pPr>
      <w:r>
        <w:rPr>
          <w:rFonts w:hint="default" w:ascii="Times New Roman" w:hAnsi="Times New Roman" w:eastAsia="Times New Roman" w:cs="Times New Roman"/>
          <w:b/>
          <w:bCs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</w:rPr>
        <w:t>Аутентификация (вход в систему)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</w:rPr>
        <w:t>: Маршрут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  <w:lang w:val="en-US"/>
        </w:rPr>
        <w:t xml:space="preserve"> 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</w:rPr>
        <w:t>POST /login. Получив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  <w:lang w:val="en-US"/>
        </w:rPr>
        <w:t xml:space="preserve"> 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</w:rPr>
        <w:t>username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  <w:lang w:val="en-US"/>
        </w:rPr>
        <w:t xml:space="preserve"> 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</w:rPr>
        <w:t>и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  <w:lang w:val="en-US"/>
        </w:rPr>
        <w:t xml:space="preserve"> 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</w:rPr>
        <w:t>password, система ищет пользователя в БД. Если запись найдена, пароль проверяется методом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  <w:lang w:val="en-US"/>
        </w:rPr>
        <w:t xml:space="preserve"> 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</w:rPr>
        <w:t>user.check_password(password). При успехе вызывается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  <w:lang w:val="en-US"/>
        </w:rPr>
        <w:t xml:space="preserve"> 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</w:rPr>
        <w:t>login_user(user)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  <w:lang w:val="en-US"/>
        </w:rPr>
        <w:t xml:space="preserve"> 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</w:rPr>
        <w:t>из Flask-Login, а идентификатор пользователя сохраняется в сессии (session['curent_user']).</w:t>
      </w:r>
    </w:p>
    <w:p w14:paraId="038FC1A2">
      <w:pPr>
        <w:pStyle w:val="3"/>
        <w:keepNext w:val="0"/>
        <w:keepLines w:val="0"/>
        <w:pageBreakBefore w:val="0"/>
        <w:widowControl/>
        <w:numPr>
          <w:ilvl w:val="0"/>
          <w:numId w:val="6"/>
        </w:numPr>
        <w:shd w:val="clear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240" w:after="0" w:line="360" w:lineRule="auto"/>
        <w:ind w:left="420" w:leftChars="0" w:right="0" w:hanging="420" w:firstLineChars="0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</w:rPr>
      </w:pPr>
      <w:r>
        <w:rPr>
          <w:rFonts w:hint="default" w:ascii="Times New Roman" w:hAnsi="Times New Roman" w:eastAsia="Times New Roman" w:cs="Times New Roman"/>
          <w:b/>
          <w:bCs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</w:rPr>
        <w:t>Авторизация (проверка прав)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</w:rPr>
        <w:t>: Практически каждый маршрут, требующий особых прав (панель управления, консоль), защищён декоратором или вызовом функции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  <w:lang w:val="en-US"/>
        </w:rPr>
        <w:t xml:space="preserve"> 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</w:rPr>
        <w:t>check_privileges(). Эта функция извлекает объект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  <w:lang w:val="en-US"/>
        </w:rPr>
        <w:t xml:space="preserve"> 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</w:rPr>
        <w:t>User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  <w:lang w:val="en-US"/>
        </w:rPr>
        <w:t xml:space="preserve"> 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</w:rPr>
        <w:t>из БД по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  <w:lang w:val="en-US"/>
        </w:rPr>
        <w:t xml:space="preserve"> 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</w:rPr>
        <w:t>session['curent_user']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  <w:lang w:val="en-US"/>
        </w:rPr>
        <w:t xml:space="preserve"> 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</w:rPr>
        <w:t>и проверяет поле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  <w:lang w:val="en-US"/>
        </w:rPr>
        <w:t xml:space="preserve"> 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</w:rPr>
        <w:t>privileges.</w:t>
      </w:r>
    </w:p>
    <w:p w14:paraId="35158093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40" w:after="0" w:line="360" w:lineRule="auto"/>
        <w:ind w:left="0" w:leftChars="0" w:firstLine="0" w:firstLineChars="0"/>
        <w:textAlignment w:val="auto"/>
        <w:rPr>
          <w:rFonts w:hint="default" w:ascii="Times New Roman" w:hAnsi="Times New Roman" w:cs="Times New Roman"/>
          <w:b/>
          <w:bCs/>
          <w:position w:val="0"/>
          <w:sz w:val="28"/>
          <w:szCs w:val="28"/>
          <w:vertAlign w:val="baseline"/>
        </w:rPr>
      </w:pPr>
      <w:bookmarkStart w:id="25" w:name="_2.2.2.3.2. Алгоритм проведения интерактивной тренировки"/>
      <w:bookmarkStart w:id="26" w:name="Алгоритм_проведения_тренировки"/>
      <w:r>
        <w:rPr>
          <w:rFonts w:hint="default" w:ascii="Times New Roman" w:hAnsi="Times New Roman" w:cs="Times New Roman"/>
          <w:b/>
          <w:bCs/>
          <w:position w:val="0"/>
          <w:sz w:val="28"/>
          <w:szCs w:val="28"/>
          <w:vertAlign w:val="baseline"/>
        </w:rPr>
        <w:t>Алгоритм проведения интерактивной тренировки</w:t>
      </w:r>
    </w:p>
    <w:bookmarkEnd w:id="25"/>
    <w:bookmarkEnd w:id="26"/>
    <w:p w14:paraId="5F809865">
      <w:pPr>
        <w:pStyle w:val="3"/>
        <w:keepNext w:val="0"/>
        <w:keepLines w:val="0"/>
        <w:pageBreakBefore w:val="0"/>
        <w:widowControl/>
        <w:shd w:val="clear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0" w:right="0" w:firstLine="0"/>
        <w:jc w:val="both"/>
        <w:textAlignment w:val="auto"/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</w:rPr>
      </w:pPr>
      <w:r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  <w:lang w:val="ru-RU"/>
        </w:rPr>
        <w:fldChar w:fldCharType="begin"/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  <w:lang w:val="ru-RU"/>
        </w:rPr>
        <w:instrText xml:space="preserve"> HYPERLINK \l "Блок_схема_тренировки" </w:instrTex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  <w:lang w:val="ru-RU"/>
        </w:rPr>
        <w:fldChar w:fldCharType="separate"/>
      </w:r>
      <w:r>
        <w:rPr>
          <w:rStyle w:val="11"/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position w:val="0"/>
          <w:sz w:val="28"/>
          <w:szCs w:val="28"/>
          <w:shd w:val="clear" w:fill="auto"/>
          <w:vertAlign w:val="baseline"/>
          <w:lang w:val="ru-RU"/>
        </w:rPr>
        <w:t>Тренировка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  <w:lang w:val="ru-RU"/>
        </w:rPr>
        <w:fldChar w:fldCharType="end"/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  <w:lang w:val="ru-RU"/>
        </w:rPr>
        <w:t xml:space="preserve"> 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</w:rPr>
        <w:t>(/train/&lt;step&gt;) — базовый режим для самостоятельной практики. Его ключевая особенность — сохранение состояния в сессии Flask.</w:t>
      </w:r>
    </w:p>
    <w:p w14:paraId="33887ADC">
      <w:pPr>
        <w:pStyle w:val="3"/>
        <w:keepNext w:val="0"/>
        <w:keepLines w:val="0"/>
        <w:pageBreakBefore w:val="0"/>
        <w:widowControl/>
        <w:numPr>
          <w:ilvl w:val="0"/>
          <w:numId w:val="9"/>
        </w:numPr>
        <w:shd w:val="clear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0" w:leftChars="0" w:right="0" w:firstLine="238" w:firstLineChars="85"/>
        <w:jc w:val="both"/>
        <w:textAlignment w:val="auto"/>
        <w:rPr>
          <w:rFonts w:hint="default" w:ascii="Times New Roman" w:hAnsi="Times New Roman" w:eastAsia="Liberation Serif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</w:rPr>
      </w:pPr>
      <w:r>
        <w:rPr>
          <w:rFonts w:hint="default" w:ascii="Times New Roman" w:hAnsi="Times New Roman" w:eastAsia="Times New Roman" w:cs="Times New Roman"/>
          <w:b/>
          <w:bCs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</w:rPr>
        <w:t>Инициализация (шаг 0)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</w:rPr>
        <w:t>: При первом запросе (step=0) алгоритм выбирает все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  <w:lang w:val="en-US"/>
        </w:rPr>
        <w:t xml:space="preserve"> 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</w:rPr>
        <w:t>Message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  <w:lang w:val="en-US"/>
        </w:rPr>
        <w:t xml:space="preserve"> 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</w:rPr>
        <w:t>из БД, перемешивает их идентификаторы и сохраняет список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  <w:lang w:val="en-US"/>
        </w:rPr>
        <w:t xml:space="preserve"> 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</w:rPr>
        <w:t>shuffled_ids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  <w:lang w:val="en-US"/>
        </w:rPr>
        <w:t xml:space="preserve"> 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</w:rPr>
        <w:t>в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  <w:lang w:val="en-US"/>
        </w:rPr>
        <w:t xml:space="preserve"> 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</w:rPr>
        <w:t>session. Туда же записываются начальные значения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  <w:lang w:val="en-US"/>
        </w:rPr>
        <w:t xml:space="preserve"> 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</w:rPr>
        <w:t>experience=0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  <w:lang w:val="en-US"/>
        </w:rPr>
        <w:t xml:space="preserve"> 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</w:rPr>
        <w:t>и пустой словарь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  <w:lang w:val="en-US"/>
        </w:rPr>
        <w:t xml:space="preserve"> 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</w:rPr>
        <w:t>answers.</w:t>
      </w:r>
    </w:p>
    <w:p w14:paraId="61AD668E">
      <w:pPr>
        <w:pStyle w:val="3"/>
        <w:keepNext w:val="0"/>
        <w:keepLines w:val="0"/>
        <w:pageBreakBefore w:val="0"/>
        <w:widowControl/>
        <w:numPr>
          <w:ilvl w:val="0"/>
          <w:numId w:val="9"/>
        </w:numPr>
        <w:shd w:val="clear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0" w:leftChars="0" w:right="0" w:firstLine="238" w:firstLineChars="85"/>
        <w:jc w:val="both"/>
        <w:textAlignment w:val="auto"/>
        <w:rPr>
          <w:rFonts w:hint="default" w:ascii="Times New Roman" w:hAnsi="Times New Roman" w:eastAsia="Liberation Serif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</w:rPr>
      </w:pPr>
      <w:r>
        <w:rPr>
          <w:rFonts w:hint="default" w:ascii="Times New Roman" w:hAnsi="Times New Roman" w:eastAsia="Times New Roman" w:cs="Times New Roman"/>
          <w:b/>
          <w:bCs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</w:rPr>
        <w:t>Обработка ответа на шаге N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</w:rPr>
        <w:t>: Пользователь видит сообщение и выбирает ответ («Да» — это мошенничество, «Нет» — легитимно). Ответ пользователя сверяется с эталоном (message.correct). В зависимости от результата, к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  <w:lang w:val="en-US"/>
        </w:rPr>
        <w:t xml:space="preserve"> 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</w:rPr>
        <w:t>session['experience']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  <w:lang w:val="en-US"/>
        </w:rPr>
        <w:t xml:space="preserve"> 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</w:rPr>
        <w:t>прибавляется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  <w:lang w:val="en-US"/>
        </w:rPr>
        <w:t xml:space="preserve"> 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</w:rPr>
        <w:t>message.price_correct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  <w:lang w:val="en-US"/>
        </w:rPr>
        <w:t xml:space="preserve"> 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</w:rPr>
        <w:t>или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  <w:lang w:val="en-US"/>
        </w:rPr>
        <w:t xml:space="preserve"> 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</w:rPr>
        <w:t>message.price_wrong, а ответ фиксируется в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  <w:lang w:val="en-US"/>
        </w:rPr>
        <w:t xml:space="preserve"> 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</w:rPr>
        <w:t>session['answers'][message.id]. Пользователю сразу показывается комментарий и изменение опыта.</w:t>
      </w:r>
    </w:p>
    <w:p w14:paraId="0483B681">
      <w:pPr>
        <w:pStyle w:val="3"/>
        <w:keepNext w:val="0"/>
        <w:keepLines w:val="0"/>
        <w:pageBreakBefore w:val="0"/>
        <w:widowControl/>
        <w:numPr>
          <w:ilvl w:val="0"/>
          <w:numId w:val="9"/>
        </w:numPr>
        <w:shd w:val="clear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0" w:leftChars="0" w:right="0" w:firstLine="238" w:firstLineChars="85"/>
        <w:jc w:val="both"/>
        <w:textAlignment w:val="auto"/>
        <w:rPr>
          <w:rFonts w:hint="default" w:ascii="Times New Roman" w:hAnsi="Times New Roman" w:eastAsia="Liberation Serif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</w:rPr>
      </w:pPr>
      <w:r>
        <w:rPr>
          <w:rFonts w:hint="default" w:ascii="Times New Roman" w:hAnsi="Times New Roman" w:eastAsia="Times New Roman" w:cs="Times New Roman"/>
          <w:b/>
          <w:bCs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</w:rPr>
        <w:t>Навигация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</w:rPr>
        <w:t>: После разбора ответа пользователь нажимает «Далее», что приводит к новому запросу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  <w:lang w:val="en-US"/>
        </w:rPr>
        <w:t xml:space="preserve"> 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</w:rPr>
        <w:t>GET /train/&lt;step+1&gt;. Алгоритм загружает следующее сообщение из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  <w:lang w:val="en-US"/>
        </w:rPr>
        <w:t xml:space="preserve"> 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</w:rPr>
        <w:t>session['shuffled_ids']. Процесс повторяется, пока не будут разобраны все сообщения.</w:t>
      </w:r>
    </w:p>
    <w:p w14:paraId="198F753D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40" w:after="0" w:line="360" w:lineRule="auto"/>
        <w:ind w:left="0" w:leftChars="0" w:firstLine="0" w:firstLineChars="0"/>
        <w:textAlignment w:val="auto"/>
        <w:rPr>
          <w:rFonts w:hint="default" w:ascii="Times New Roman" w:hAnsi="Times New Roman" w:cs="Times New Roman"/>
          <w:b/>
          <w:bCs/>
          <w:position w:val="0"/>
          <w:sz w:val="28"/>
          <w:szCs w:val="28"/>
          <w:vertAlign w:val="baseline"/>
        </w:rPr>
      </w:pPr>
      <w:bookmarkStart w:id="27" w:name="_2.2.2.3.3. Алгоритм проведения контролируемого тестирования"/>
      <w:bookmarkStart w:id="28" w:name="Алгоритм_проведения_тестирования"/>
      <w:r>
        <w:rPr>
          <w:rFonts w:hint="default" w:ascii="Times New Roman" w:hAnsi="Times New Roman" w:cs="Times New Roman"/>
          <w:b/>
          <w:bCs/>
          <w:position w:val="0"/>
          <w:sz w:val="28"/>
          <w:szCs w:val="28"/>
          <w:vertAlign w:val="baseline"/>
        </w:rPr>
        <w:t>Алгоритм проведения контролируемого тестирования</w:t>
      </w:r>
    </w:p>
    <w:bookmarkEnd w:id="27"/>
    <w:bookmarkEnd w:id="28"/>
    <w:p w14:paraId="057E234E">
      <w:pPr>
        <w:pStyle w:val="3"/>
        <w:keepNext w:val="0"/>
        <w:keepLines w:val="0"/>
        <w:pageBreakBefore w:val="0"/>
        <w:widowControl/>
        <w:shd w:val="clear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0" w:right="0" w:firstLine="0"/>
        <w:jc w:val="both"/>
        <w:textAlignment w:val="auto"/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</w:rPr>
      </w:pPr>
      <w:r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  <w:lang w:val="ru-RU"/>
        </w:rPr>
        <w:fldChar w:fldCharType="begin"/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  <w:lang w:val="ru-RU"/>
        </w:rPr>
        <w:instrText xml:space="preserve"> HYPERLINK \l "Блок_схема_тестироания" </w:instrTex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  <w:lang w:val="ru-RU"/>
        </w:rPr>
        <w:fldChar w:fldCharType="separate"/>
      </w:r>
      <w:r>
        <w:rPr>
          <w:rStyle w:val="11"/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position w:val="0"/>
          <w:sz w:val="28"/>
          <w:szCs w:val="28"/>
          <w:shd w:val="clear" w:fill="auto"/>
          <w:vertAlign w:val="baseline"/>
          <w:lang w:val="ru-RU"/>
        </w:rPr>
        <w:t>Тестирование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  <w:lang w:val="ru-RU"/>
        </w:rPr>
        <w:fldChar w:fldCharType="end"/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</w:rPr>
        <w:t xml:space="preserve"> (/test_room/&lt;test_id&gt;/&lt;step&gt;) — основной режим для оценки знаний. Он усложнён необходимостью жёсткой привязки к назначенному заданию (Testing) и однократной фиксации результата (Result).</w:t>
      </w:r>
    </w:p>
    <w:p w14:paraId="279E4FBD">
      <w:pPr>
        <w:pStyle w:val="3"/>
        <w:keepNext w:val="0"/>
        <w:keepLines w:val="0"/>
        <w:pageBreakBefore w:val="0"/>
        <w:widowControl/>
        <w:numPr>
          <w:ilvl w:val="0"/>
          <w:numId w:val="10"/>
        </w:numPr>
        <w:shd w:val="clear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0" w:leftChars="0" w:right="0" w:firstLine="238" w:firstLineChars="85"/>
        <w:jc w:val="both"/>
        <w:textAlignment w:val="auto"/>
        <w:rPr>
          <w:rFonts w:hint="default" w:ascii="Times New Roman" w:hAnsi="Times New Roman" w:eastAsia="Liberation Serif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</w:rPr>
      </w:pPr>
      <w:r>
        <w:rPr>
          <w:rFonts w:hint="default" w:ascii="Times New Roman" w:hAnsi="Times New Roman" w:eastAsia="Times New Roman" w:cs="Times New Roman"/>
          <w:b/>
          <w:bCs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</w:rPr>
        <w:t>Инициализация и проверка доступа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</w:rPr>
        <w:t>: При начале теста (step=0) система, используя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  <w:lang w:val="en-US"/>
        </w:rPr>
        <w:t xml:space="preserve"> 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</w:rPr>
        <w:t>test_id, загружает объект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  <w:lang w:val="en-US"/>
        </w:rPr>
        <w:t xml:space="preserve"> 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</w:rPr>
        <w:t>Testing, проверяет его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  <w:lang w:val="en-US"/>
        </w:rPr>
        <w:t xml:space="preserve"> 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</w:rPr>
        <w:t>status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  <w:lang w:val="en-US"/>
        </w:rPr>
        <w:t xml:space="preserve"> 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</w:rPr>
        <w:t>и наличие текущего пользователя в любой из назначенных групп (testing.group_id). Затем загружается связанный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  <w:lang w:val="en-US"/>
        </w:rPr>
        <w:t xml:space="preserve"> 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</w:rPr>
        <w:t>Lesson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  <w:lang w:val="en-US"/>
        </w:rPr>
        <w:t xml:space="preserve"> 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</w:rPr>
        <w:t>и список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  <w:lang w:val="en-US"/>
        </w:rPr>
        <w:t xml:space="preserve"> 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</w:rPr>
        <w:t>questions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  <w:lang w:val="en-US"/>
        </w:rPr>
        <w:t xml:space="preserve"> 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</w:rPr>
        <w:t>из него.</w:t>
      </w:r>
    </w:p>
    <w:p w14:paraId="602B961E">
      <w:pPr>
        <w:pStyle w:val="3"/>
        <w:keepNext w:val="0"/>
        <w:keepLines w:val="0"/>
        <w:pageBreakBefore w:val="0"/>
        <w:widowControl/>
        <w:numPr>
          <w:ilvl w:val="0"/>
          <w:numId w:val="10"/>
        </w:numPr>
        <w:shd w:val="clear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0" w:leftChars="0" w:right="0" w:firstLine="238" w:firstLineChars="85"/>
        <w:jc w:val="both"/>
        <w:textAlignment w:val="auto"/>
        <w:rPr>
          <w:rFonts w:hint="default" w:ascii="Times New Roman" w:hAnsi="Times New Roman" w:eastAsia="Liberation Serif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</w:rPr>
      </w:pPr>
      <w:r>
        <w:rPr>
          <w:rFonts w:hint="default" w:ascii="Times New Roman" w:hAnsi="Times New Roman" w:eastAsia="Times New Roman" w:cs="Times New Roman"/>
          <w:b/>
          <w:bCs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</w:rPr>
        <w:t>Прохождение теста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</w:rPr>
        <w:t>: Логика прохождения каждого шага аналогична тренировке, но с важным отличием —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  <w:lang w:val="en-US"/>
        </w:rPr>
        <w:t xml:space="preserve"> </w:t>
      </w:r>
      <w:r>
        <w:rPr>
          <w:rFonts w:hint="default" w:ascii="Times New Roman" w:hAnsi="Times New Roman" w:eastAsia="Times New Roman" w:cs="Times New Roman"/>
          <w:b/>
          <w:bCs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</w:rPr>
        <w:t>отсутствие немедленного разбора ответа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</w:rPr>
        <w:t>. Пользователь отвечает на вопрос и сразу переходит к следующему.</w:t>
      </w:r>
    </w:p>
    <w:p w14:paraId="4F189CF6">
      <w:pPr>
        <w:pStyle w:val="3"/>
        <w:keepNext w:val="0"/>
        <w:keepLines w:val="0"/>
        <w:pageBreakBefore w:val="0"/>
        <w:widowControl/>
        <w:numPr>
          <w:ilvl w:val="0"/>
          <w:numId w:val="10"/>
        </w:numPr>
        <w:shd w:val="clear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0" w:leftChars="0" w:right="0" w:firstLine="238" w:firstLineChars="85"/>
        <w:jc w:val="both"/>
        <w:textAlignment w:val="auto"/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</w:rPr>
      </w:pPr>
      <w:r>
        <w:rPr>
          <w:rFonts w:hint="default" w:ascii="Times New Roman" w:hAnsi="Times New Roman" w:eastAsia="Times New Roman" w:cs="Times New Roman"/>
          <w:b/>
          <w:bCs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</w:rPr>
        <w:t>Фиксация итогового результата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</w:rPr>
        <w:t>: После ответа на последний вопрос или при досрочном завершении вызывается функция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  <w:lang w:val="en-US"/>
        </w:rPr>
        <w:t xml:space="preserve"> 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</w:rPr>
        <w:t>save_test_result(session). Функция анализирует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  <w:lang w:val="en-US"/>
        </w:rPr>
        <w:t xml:space="preserve"> 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</w:rPr>
        <w:t>session['answers'], формирует списки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  <w:lang w:val="en-US"/>
        </w:rPr>
        <w:t xml:space="preserve"> 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</w:rPr>
        <w:t>correct_answers_id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  <w:lang w:val="en-US"/>
        </w:rPr>
        <w:t xml:space="preserve"> 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</w:rPr>
        <w:t>и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  <w:lang w:val="en-US"/>
        </w:rPr>
        <w:t xml:space="preserve"> 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</w:rPr>
        <w:t>wrong_answers_id, создаёт и сохраняет новую запись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  <w:lang w:val="en-US"/>
        </w:rPr>
        <w:t xml:space="preserve"> 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</w:rPr>
        <w:t>Result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  <w:lang w:val="en-US"/>
        </w:rPr>
        <w:t xml:space="preserve"> 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</w:rPr>
        <w:t>в БД.</w:t>
      </w:r>
    </w:p>
    <w:p w14:paraId="5F769483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40" w:after="0" w:line="360" w:lineRule="auto"/>
        <w:ind w:left="0" w:leftChars="0" w:firstLine="0" w:firstLineChars="0"/>
        <w:textAlignment w:val="auto"/>
        <w:rPr>
          <w:rFonts w:hint="default" w:ascii="Times New Roman" w:hAnsi="Times New Roman" w:cs="Times New Roman"/>
          <w:b/>
          <w:bCs/>
          <w:position w:val="0"/>
          <w:sz w:val="28"/>
          <w:szCs w:val="28"/>
          <w:vertAlign w:val="baseline"/>
        </w:rPr>
      </w:pPr>
      <w:r>
        <w:rPr>
          <w:rFonts w:hint="default" w:ascii="Times New Roman" w:hAnsi="Times New Roman" w:cs="Times New Roman"/>
          <w:b/>
          <w:bCs/>
          <w:position w:val="0"/>
          <w:sz w:val="28"/>
          <w:szCs w:val="28"/>
          <w:vertAlign w:val="baseline"/>
        </w:rPr>
        <w:t>Алгоритм формирования и анализа статистики</w:t>
      </w:r>
    </w:p>
    <w:p w14:paraId="0D4D3BE6">
      <w:pPr>
        <w:pStyle w:val="3"/>
        <w:keepNext w:val="0"/>
        <w:keepLines w:val="0"/>
        <w:pageBreakBefore w:val="0"/>
        <w:widowControl/>
        <w:shd w:val="clear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0" w:right="0" w:firstLine="0"/>
        <w:jc w:val="both"/>
        <w:textAlignment w:val="auto"/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</w:rPr>
      </w:pPr>
      <w:r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</w:rPr>
        <w:t>Анализ результатов — ключевая функция для учителя, реализованная в маршрутах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  <w:lang w:val="en-US"/>
        </w:rPr>
        <w:t xml:space="preserve"> 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</w:rPr>
        <w:t>/dashboard/testing_management/result_list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  <w:lang w:val="en-US"/>
        </w:rPr>
        <w:t xml:space="preserve"> 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</w:rPr>
        <w:t>и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  <w:lang w:val="en-US"/>
        </w:rPr>
        <w:t xml:space="preserve"> 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</w:rPr>
        <w:t>/dashboard/testing_management/results_detailed/&lt;int:testing_id&gt;.</w:t>
      </w:r>
    </w:p>
    <w:p w14:paraId="400AACBF">
      <w:pPr>
        <w:pStyle w:val="3"/>
        <w:keepNext w:val="0"/>
        <w:keepLines w:val="0"/>
        <w:pageBreakBefore w:val="0"/>
        <w:widowControl/>
        <w:numPr>
          <w:ilvl w:val="0"/>
          <w:numId w:val="11"/>
        </w:numPr>
        <w:shd w:val="clear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0" w:leftChars="0" w:right="0" w:firstLine="238" w:firstLineChars="85"/>
        <w:jc w:val="both"/>
        <w:textAlignment w:val="auto"/>
        <w:rPr>
          <w:rFonts w:hint="default" w:ascii="Times New Roman" w:hAnsi="Times New Roman" w:eastAsia="Liberation Serif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</w:rPr>
      </w:pPr>
      <w:r>
        <w:rPr>
          <w:rFonts w:hint="default" w:ascii="Times New Roman" w:hAnsi="Times New Roman" w:eastAsia="Times New Roman" w:cs="Times New Roman"/>
          <w:b/>
          <w:bCs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</w:rPr>
        <w:t>Сбор данных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</w:rPr>
        <w:t>: На основе выбранного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  <w:lang w:val="en-US"/>
        </w:rPr>
        <w:t xml:space="preserve"> 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</w:rPr>
        <w:t>Testing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  <w:lang w:val="en-US"/>
        </w:rPr>
        <w:t xml:space="preserve"> 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</w:rPr>
        <w:t>система агрегирует все связанные записи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  <w:lang w:val="en-US"/>
        </w:rPr>
        <w:t xml:space="preserve"> 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</w:rPr>
        <w:t>Result.</w:t>
      </w:r>
    </w:p>
    <w:p w14:paraId="2D4AFCFD">
      <w:pPr>
        <w:pStyle w:val="3"/>
        <w:keepNext w:val="0"/>
        <w:keepLines w:val="0"/>
        <w:pageBreakBefore w:val="0"/>
        <w:widowControl/>
        <w:numPr>
          <w:ilvl w:val="0"/>
          <w:numId w:val="11"/>
        </w:numPr>
        <w:shd w:val="clear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0" w:leftChars="0" w:right="0" w:firstLine="238" w:firstLineChars="85"/>
        <w:jc w:val="both"/>
        <w:textAlignment w:val="auto"/>
        <w:rPr>
          <w:rFonts w:hint="default" w:ascii="Times New Roman" w:hAnsi="Times New Roman" w:eastAsia="Liberation Serif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</w:rPr>
      </w:pPr>
      <w:r>
        <w:rPr>
          <w:rFonts w:hint="default" w:ascii="Times New Roman" w:hAnsi="Times New Roman" w:eastAsia="Times New Roman" w:cs="Times New Roman"/>
          <w:b/>
          <w:bCs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</w:rPr>
        <w:t>Агрегация по группам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</w:rPr>
        <w:t>: Для каждой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  <w:lang w:val="en-US"/>
        </w:rPr>
        <w:t xml:space="preserve"> 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</w:rPr>
        <w:t>Group, назначенной на тестирование, вычисляются метрики: количество участников, средний балл (avg_score), общая точность (accuracy).</w:t>
      </w:r>
    </w:p>
    <w:p w14:paraId="48B378CB">
      <w:pPr>
        <w:pStyle w:val="3"/>
        <w:keepNext w:val="0"/>
        <w:keepLines w:val="0"/>
        <w:pageBreakBefore w:val="0"/>
        <w:widowControl/>
        <w:numPr>
          <w:ilvl w:val="0"/>
          <w:numId w:val="11"/>
        </w:numPr>
        <w:shd w:val="clear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0" w:leftChars="0" w:right="0" w:firstLine="238" w:firstLineChars="85"/>
        <w:jc w:val="both"/>
        <w:textAlignment w:val="auto"/>
        <w:rPr>
          <w:rFonts w:hint="default" w:ascii="Times New Roman" w:hAnsi="Times New Roman" w:eastAsia="Liberation Serif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</w:rPr>
      </w:pPr>
      <w:r>
        <w:rPr>
          <w:rFonts w:hint="default" w:ascii="Times New Roman" w:hAnsi="Times New Roman" w:eastAsia="Times New Roman" w:cs="Times New Roman"/>
          <w:b/>
          <w:bCs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</w:rPr>
        <w:t>Выявление типичных ошибок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</w:rPr>
        <w:t>: Алгоритм проходит по спискам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  <w:lang w:val="en-US"/>
        </w:rPr>
        <w:t xml:space="preserve"> 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</w:rPr>
        <w:t>wrong_answers_id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  <w:lang w:val="en-US"/>
        </w:rPr>
        <w:t xml:space="preserve"> 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</w:rPr>
        <w:t>всех результатов. Сообщения (Message), которые часто встречаются в этих списках, идентифицируются как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  <w:lang w:val="en-US"/>
        </w:rPr>
        <w:t xml:space="preserve"> </w:t>
      </w:r>
      <w:r>
        <w:rPr>
          <w:rFonts w:hint="default" w:ascii="Times New Roman" w:hAnsi="Times New Roman" w:eastAsia="Times New Roman" w:cs="Times New Roman"/>
          <w:b/>
          <w:bCs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</w:rPr>
        <w:t>общие проблемные темы для группы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</w:rPr>
        <w:t>.</w:t>
      </w:r>
    </w:p>
    <w:p w14:paraId="1DDBEE9E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40" w:after="0" w:line="360" w:lineRule="auto"/>
        <w:ind w:left="0" w:leftChars="0" w:firstLine="0" w:firstLineChars="0"/>
        <w:textAlignment w:val="auto"/>
        <w:rPr>
          <w:rFonts w:hint="default" w:ascii="Times New Roman" w:hAnsi="Times New Roman" w:cs="Times New Roman"/>
          <w:b/>
          <w:bCs/>
          <w:position w:val="0"/>
          <w:sz w:val="28"/>
          <w:szCs w:val="28"/>
          <w:vertAlign w:val="baseline"/>
        </w:rPr>
      </w:pPr>
      <w:r>
        <w:rPr>
          <w:rFonts w:hint="default" w:ascii="Times New Roman" w:hAnsi="Times New Roman" w:cs="Times New Roman"/>
          <w:b/>
          <w:bCs/>
          <w:position w:val="0"/>
          <w:sz w:val="28"/>
          <w:szCs w:val="28"/>
          <w:vertAlign w:val="baseline"/>
        </w:rPr>
        <w:t>Алгоритм управления учебным контентом (CRUD)</w:t>
      </w:r>
    </w:p>
    <w:p w14:paraId="1BCA6E4C">
      <w:pPr>
        <w:pStyle w:val="3"/>
        <w:keepNext w:val="0"/>
        <w:keepLines w:val="0"/>
        <w:pageBreakBefore w:val="0"/>
        <w:widowControl/>
        <w:shd w:val="clear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0" w:right="0" w:firstLine="0"/>
        <w:jc w:val="both"/>
        <w:textAlignment w:val="auto"/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</w:rPr>
      </w:pPr>
      <w:r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</w:rPr>
        <w:t>Панель управления предоставляет учителям полный цикл операций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  <w:lang w:val="en-US"/>
        </w:rPr>
        <w:t xml:space="preserve"> </w:t>
      </w:r>
      <w:r>
        <w:rPr>
          <w:rFonts w:hint="default" w:ascii="Times New Roman" w:hAnsi="Times New Roman" w:eastAsia="Times New Roman" w:cs="Times New Roman"/>
          <w:b/>
          <w:bCs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</w:rPr>
        <w:t>Create, Read, Update, Delete (CRUD)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  <w:lang w:val="en-US"/>
        </w:rPr>
        <w:t xml:space="preserve"> 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</w:rPr>
        <w:t>над сущностями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  <w:lang w:val="en-US"/>
        </w:rPr>
        <w:t xml:space="preserve"> 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</w:rPr>
        <w:t>Message,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  <w:lang w:val="en-US"/>
        </w:rPr>
        <w:t xml:space="preserve"> 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</w:rPr>
        <w:t>Lesson,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  <w:lang w:val="en-US"/>
        </w:rPr>
        <w:t xml:space="preserve"> 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</w:rPr>
        <w:t>Group,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  <w:lang w:val="en-US"/>
        </w:rPr>
        <w:t xml:space="preserve"> 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</w:rPr>
        <w:t>Testing.</w:t>
      </w:r>
    </w:p>
    <w:p w14:paraId="4D4DE9BF">
      <w:pPr>
        <w:pStyle w:val="5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 w:ascii="Times New Roman" w:hAnsi="Times New Roman" w:cs="Times New Roman"/>
        </w:rPr>
      </w:pPr>
      <w:bookmarkStart w:id="29" w:name="_Toc22215"/>
      <w:r>
        <w:rPr>
          <w:rFonts w:hint="default" w:ascii="Times New Roman" w:hAnsi="Times New Roman" w:cs="Times New Roman"/>
        </w:rPr>
        <w:t>2.2.3. Развёртывание и эксплуатация</w:t>
      </w:r>
      <w:bookmarkEnd w:id="29"/>
    </w:p>
    <w:p w14:paraId="4B53E864">
      <w:pPr>
        <w:pStyle w:val="6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 w:ascii="Times New Roman" w:hAnsi="Times New Roman" w:cs="Times New Roman"/>
        </w:rPr>
      </w:pPr>
      <w:bookmarkStart w:id="30" w:name="_Toc8298"/>
      <w:r>
        <w:rPr>
          <w:rFonts w:hint="default" w:ascii="Times New Roman" w:hAnsi="Times New Roman" w:cs="Times New Roman"/>
        </w:rPr>
        <w:t>2.2.3.1. Системные требования и подготовка</w:t>
      </w:r>
      <w:bookmarkEnd w:id="30"/>
    </w:p>
    <w:p w14:paraId="5FB7D737">
      <w:pPr>
        <w:pStyle w:val="3"/>
        <w:keepNext w:val="0"/>
        <w:keepLines w:val="0"/>
        <w:pageBreakBefore w:val="0"/>
        <w:widowControl/>
        <w:shd w:val="clear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240" w:after="0" w:line="360" w:lineRule="auto"/>
        <w:ind w:left="0" w:right="0" w:firstLine="0"/>
        <w:jc w:val="left"/>
        <w:textAlignment w:val="auto"/>
        <w:rPr>
          <w:rFonts w:hint="default" w:ascii="Times New Roman" w:hAnsi="Times New Roman" w:eastAsia="Times New Roman" w:cs="Times New Roman"/>
          <w:b/>
          <w:bCs/>
          <w:highlight w:val="white"/>
        </w:rPr>
      </w:pPr>
      <w:r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</w:rPr>
        <w:t>Для развертывания платформы FishChat CyberTraining System в инфраструктуре образовательного учреждения требуется сервер (или выделенный ПК) со следующими минимальными характеристиками: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</w:rPr>
        <w:br w:type="textWrapping"/>
      </w:r>
      <w:r>
        <w:rPr>
          <w:rFonts w:hint="default" w:ascii="Times New Roman" w:hAnsi="Times New Roman" w:eastAsia="Times New Roman" w:cs="Times New Roman"/>
          <w:b/>
          <w:bCs/>
          <w:i w:val="0"/>
          <w:iCs w:val="0"/>
          <w:caps w:val="0"/>
          <w:smallCaps w:val="0"/>
          <w:strike w:val="0"/>
          <w:dstrike w:val="0"/>
          <w:position w:val="0"/>
          <w:sz w:val="28"/>
          <w:highlight w:val="white"/>
          <w:u w:val="none"/>
          <w:vertAlign w:val="baseline"/>
        </w:rPr>
        <w:t>•</w:t>
      </w:r>
      <w:r>
        <w:rPr>
          <w:rFonts w:hint="default" w:ascii="Times New Roman" w:hAnsi="Times New Roman" w:eastAsia="Times New Roman" w:cs="Times New Roman"/>
          <w:b/>
          <w:bCs/>
          <w:highlight w:val="white"/>
        </w:rPr>
        <w:t xml:space="preserve"> Операционная система:</w:t>
      </w:r>
    </w:p>
    <w:p w14:paraId="29043AB0">
      <w:pPr>
        <w:pStyle w:val="3"/>
        <w:keepNext w:val="0"/>
        <w:keepLines w:val="0"/>
        <w:pageBreakBefore w:val="0"/>
        <w:widowControl/>
        <w:shd w:val="clear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240" w:after="0" w:line="360" w:lineRule="auto"/>
        <w:ind w:left="0" w:right="0" w:firstLine="0"/>
        <w:jc w:val="left"/>
        <w:textAlignment w:val="auto"/>
        <w:rPr>
          <w:rFonts w:hint="default" w:ascii="Times New Roman" w:hAnsi="Times New Roman" w:eastAsia="Times New Roman" w:cs="Times New Roman"/>
          <w:highlight w:val="white"/>
        </w:rPr>
      </w:pPr>
      <w:r>
        <w:rPr>
          <w:rFonts w:hint="default" w:ascii="Times New Roman" w:hAnsi="Times New Roman" w:eastAsia="Times New Roman" w:cs="Times New Roman"/>
          <w:highlight w:val="white"/>
        </w:rPr>
        <w:t>- Серверные/развёртывание: Linux (Ubuntu 20.04+, Debian 11+), Windows Server 2019+</w:t>
      </w:r>
    </w:p>
    <w:p w14:paraId="368EA4BF">
      <w:pPr>
        <w:pStyle w:val="3"/>
        <w:kinsoku/>
        <w:wordWrap/>
        <w:overflowPunct/>
        <w:topLinePunct w:val="0"/>
        <w:autoSpaceDE/>
        <w:autoSpaceDN/>
        <w:bidi w:val="0"/>
        <w:adjustRightInd/>
        <w:snapToGrid/>
        <w:spacing w:before="240" w:after="0" w:line="360" w:lineRule="auto"/>
        <w:textAlignment w:val="auto"/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</w:rPr>
      </w:pPr>
      <w:r>
        <w:rPr>
          <w:rFonts w:hint="default" w:ascii="Times New Roman" w:hAnsi="Times New Roman" w:eastAsia="Times New Roman" w:cs="Times New Roman"/>
          <w:highlight w:val="white"/>
        </w:rPr>
        <w:t>- Рабочие станции/тестирование: Windows 10/11 (64-bit), macOS 10.15+, Linux (Ubuntu 18.04+, Fedora 32+, CentOS 8+)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</w:rPr>
        <w:br w:type="textWrapping"/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</w:rPr>
        <w:t>•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  <w:lang w:val="en-US"/>
        </w:rPr>
        <w:t xml:space="preserve"> </w:t>
      </w:r>
      <w:r>
        <w:rPr>
          <w:rFonts w:hint="default" w:ascii="Times New Roman" w:hAnsi="Times New Roman" w:eastAsia="Times New Roman" w:cs="Times New Roman"/>
          <w:b/>
          <w:bCs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</w:rPr>
        <w:t>Процессор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</w:rPr>
        <w:t>: 2+ ядра.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</w:rPr>
        <w:br w:type="textWrapping"/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</w:rPr>
        <w:t>•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  <w:lang w:val="en-US"/>
        </w:rPr>
        <w:t xml:space="preserve"> </w:t>
      </w:r>
      <w:r>
        <w:rPr>
          <w:rFonts w:hint="default" w:ascii="Times New Roman" w:hAnsi="Times New Roman" w:eastAsia="Times New Roman" w:cs="Times New Roman"/>
          <w:b/>
          <w:bCs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</w:rPr>
        <w:t>Оперативная память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</w:rPr>
        <w:t>: 4+ ГБ.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</w:rPr>
        <w:br w:type="textWrapping"/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</w:rPr>
        <w:t>•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  <w:lang w:val="en-US"/>
        </w:rPr>
        <w:t xml:space="preserve"> </w:t>
      </w:r>
      <w:r>
        <w:rPr>
          <w:rFonts w:hint="default" w:ascii="Times New Roman" w:hAnsi="Times New Roman" w:eastAsia="Times New Roman" w:cs="Times New Roman"/>
          <w:b/>
          <w:bCs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</w:rPr>
        <w:t>Свободное место на диске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</w:rPr>
        <w:t>: 2+ ГБ.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</w:rPr>
        <w:br w:type="textWrapping"/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</w:rPr>
        <w:t>•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  <w:lang w:val="en-US"/>
        </w:rPr>
        <w:t xml:space="preserve"> </w:t>
      </w:r>
      <w:r>
        <w:rPr>
          <w:rFonts w:hint="default" w:ascii="Times New Roman" w:hAnsi="Times New Roman" w:eastAsia="Times New Roman" w:cs="Times New Roman"/>
          <w:b/>
          <w:bCs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</w:rPr>
        <w:t>Установленный Docker и Docker Compose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  <w:lang w:val="en-US"/>
        </w:rPr>
        <w:t xml:space="preserve"> 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</w:rPr>
        <w:t>(для рекомендуемого способа развертывания).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</w:rPr>
        <w:br w:type="textWrapping"/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</w:rPr>
        <w:t>•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  <w:lang w:val="en-US"/>
        </w:rPr>
        <w:t xml:space="preserve"> </w:t>
      </w:r>
      <w:r>
        <w:rPr>
          <w:rFonts w:hint="default" w:ascii="Times New Roman" w:hAnsi="Times New Roman" w:eastAsia="Times New Roman" w:cs="Times New Roman"/>
          <w:b/>
          <w:bCs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</w:rPr>
        <w:t>Открытый порт 5000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  <w:lang w:val="en-US"/>
        </w:rPr>
        <w:t xml:space="preserve"> 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</w:rPr>
        <w:t>(или другой, указанный в конфигурации) для доступа по сети.</w:t>
      </w:r>
    </w:p>
    <w:p w14:paraId="4ABF1850">
      <w:pPr>
        <w:pStyle w:val="6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 w:ascii="Times New Roman" w:hAnsi="Times New Roman" w:cs="Times New Roman"/>
        </w:rPr>
      </w:pPr>
      <w:bookmarkStart w:id="31" w:name="_Toc22923"/>
      <w:r>
        <w:rPr>
          <w:rFonts w:hint="default" w:ascii="Times New Roman" w:hAnsi="Times New Roman" w:cs="Times New Roman"/>
        </w:rPr>
        <w:t>2.2.3.2. Процедура установки</w:t>
      </w:r>
      <w:bookmarkEnd w:id="31"/>
    </w:p>
    <w:p w14:paraId="77DF78F0">
      <w:pPr>
        <w:pStyle w:val="3"/>
        <w:keepNext w:val="0"/>
        <w:keepLines w:val="0"/>
        <w:pageBreakBefore w:val="0"/>
        <w:widowControl/>
        <w:shd w:val="clear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0" w:right="0" w:firstLine="0"/>
        <w:jc w:val="left"/>
        <w:textAlignment w:val="auto"/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</w:rPr>
      </w:pPr>
      <w:r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</w:rPr>
        <w:t>Рекомендуется использовать контейнеризацию через Docker, что гарантирует идентичную работу платформы на любом сервере и упрощает обслуживание.</w:t>
      </w:r>
    </w:p>
    <w:p w14:paraId="0B4D0200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40" w:after="0" w:line="360" w:lineRule="auto"/>
        <w:ind w:left="0" w:leftChars="0" w:firstLine="0" w:firstLineChars="0"/>
        <w:textAlignment w:val="auto"/>
        <w:rPr>
          <w:rFonts w:hint="default" w:ascii="Times New Roman" w:hAnsi="Times New Roman" w:cs="Times New Roman"/>
          <w:b/>
          <w:bCs/>
          <w:position w:val="0"/>
          <w:sz w:val="28"/>
          <w:szCs w:val="28"/>
          <w:vertAlign w:val="baseline"/>
        </w:rPr>
      </w:pPr>
      <w:r>
        <w:rPr>
          <w:rFonts w:hint="default" w:ascii="Times New Roman" w:hAnsi="Times New Roman" w:cs="Times New Roman"/>
          <w:b/>
          <w:bCs/>
          <w:position w:val="0"/>
          <w:sz w:val="28"/>
          <w:szCs w:val="28"/>
          <w:vertAlign w:val="baseline"/>
        </w:rPr>
        <w:t>Установка с использованием Docker (рекомендуемый способ)</w:t>
      </w:r>
    </w:p>
    <w:p w14:paraId="462522FF">
      <w:pPr>
        <w:pStyle w:val="3"/>
        <w:keepNext w:val="0"/>
        <w:keepLines w:val="0"/>
        <w:pageBreakBefore w:val="0"/>
        <w:widowControl/>
        <w:numPr>
          <w:ilvl w:val="0"/>
          <w:numId w:val="12"/>
        </w:numPr>
        <w:shd w:val="clear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0" w:right="0" w:hanging="283"/>
        <w:jc w:val="left"/>
        <w:textAlignment w:val="auto"/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shd w:val="clear" w:fill="auto"/>
          <w:vertAlign w:val="baseline"/>
        </w:rPr>
      </w:pPr>
      <w:r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</w:rPr>
        <w:t>Клонирование репозитория с проектом на сервер:</w:t>
      </w:r>
    </w:p>
    <w:tbl>
      <w:tblPr>
        <w:tblStyle w:val="10"/>
        <w:tblW w:w="9354" w:type="dxa"/>
        <w:tblInd w:w="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9354"/>
      </w:tblGrid>
      <w:tr w14:paraId="1B2A610A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9354" w:type="dxa"/>
            <w:shd w:val="clear" w:color="auto" w:fill="333333"/>
          </w:tcPr>
          <w:p w14:paraId="4347696F">
            <w:pPr>
              <w:pStyle w:val="3"/>
              <w:keepNext w:val="0"/>
              <w:keepLines w:val="0"/>
              <w:pageBreakBefore w:val="0"/>
              <w:widowControl w:val="0"/>
              <w:shd w:val="clear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60" w:lineRule="auto"/>
              <w:ind w:left="0" w:right="0" w:firstLine="0" w:firstLineChars="0"/>
              <w:jc w:val="both"/>
              <w:textAlignment w:val="auto"/>
              <w:rPr>
                <w:rFonts w:hint="default" w:ascii="Times New Roman" w:hAnsi="Times New Roman" w:eastAsia="Times New Roman" w:cs="Times New Roman"/>
                <w:i w:val="0"/>
                <w:iCs w:val="0"/>
                <w:caps w:val="0"/>
                <w:smallCaps w:val="0"/>
                <w:strike w:val="0"/>
                <w:dstrike w:val="0"/>
                <w:color w:val="000000"/>
                <w:position w:val="0"/>
                <w:sz w:val="28"/>
                <w:szCs w:val="28"/>
                <w:u w:val="none"/>
                <w:shd w:val="clear" w:fill="auto"/>
                <w:vertAlign w:val="baseline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caps w:val="0"/>
                <w:smallCaps w:val="0"/>
                <w:strike w:val="0"/>
                <w:dstrike w:val="0"/>
                <w:color w:val="FFFFFF"/>
                <w:position w:val="0"/>
                <w:sz w:val="28"/>
                <w:szCs w:val="28"/>
                <w:u w:val="none"/>
                <w:shd w:val="clear" w:fill="333333"/>
                <w:vertAlign w:val="baseline"/>
              </w:rPr>
              <w:t xml:space="preserve">git </w:t>
            </w:r>
            <w:r>
              <w:rPr>
                <w:rFonts w:hint="default" w:ascii="Times New Roman" w:hAnsi="Times New Roman" w:eastAsia="Consolas" w:cs="Times New Roman"/>
                <w:i w:val="0"/>
                <w:iCs w:val="0"/>
                <w:caps w:val="0"/>
                <w:smallCaps w:val="0"/>
                <w:strike w:val="0"/>
                <w:dstrike w:val="0"/>
                <w:color w:val="FFFFAA"/>
                <w:position w:val="0"/>
                <w:sz w:val="28"/>
                <w:szCs w:val="28"/>
                <w:u w:val="none"/>
                <w:shd w:val="clear" w:fill="333333"/>
                <w:vertAlign w:val="baseline"/>
              </w:rPr>
              <w:t>clone</w:t>
            </w:r>
            <w:r>
              <w:rPr>
                <w:rFonts w:hint="default" w:ascii="Times New Roman" w:hAnsi="Times New Roman" w:eastAsia="Consolas" w:cs="Times New Roman"/>
                <w:i w:val="0"/>
                <w:iCs w:val="0"/>
                <w:caps w:val="0"/>
                <w:smallCaps w:val="0"/>
                <w:strike w:val="0"/>
                <w:dstrike w:val="0"/>
                <w:color w:val="FFFFFF"/>
                <w:position w:val="0"/>
                <w:sz w:val="28"/>
                <w:szCs w:val="28"/>
                <w:u w:val="none"/>
                <w:shd w:val="clear" w:fill="333333"/>
                <w:vertAlign w:val="baseline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i w:val="0"/>
                <w:iCs w:val="0"/>
                <w:caps w:val="0"/>
                <w:smallCaps w:val="0"/>
                <w:strike w:val="0"/>
                <w:dstrike w:val="0"/>
                <w:color w:val="FFFFFF"/>
                <w:position w:val="0"/>
                <w:sz w:val="28"/>
                <w:szCs w:val="28"/>
                <w:u w:val="none"/>
                <w:shd w:val="clear" w:fill="333333"/>
                <w:vertAlign w:val="baseline"/>
                <w:lang w:val="en-US"/>
              </w:rPr>
              <w:t>https://github.com/daret-rev/fish_chat.git</w:t>
            </w:r>
            <w:r>
              <w:rPr>
                <w:rFonts w:hint="default" w:ascii="Times New Roman" w:hAnsi="Times New Roman" w:eastAsia="Consolas" w:cs="Times New Roman"/>
                <w:i w:val="0"/>
                <w:iCs w:val="0"/>
                <w:caps w:val="0"/>
                <w:smallCaps w:val="0"/>
                <w:strike w:val="0"/>
                <w:dstrike w:val="0"/>
                <w:color w:val="FFFFFF"/>
                <w:position w:val="0"/>
                <w:sz w:val="28"/>
                <w:szCs w:val="28"/>
                <w:u w:val="none"/>
                <w:shd w:val="clear" w:fill="333333"/>
                <w:vertAlign w:val="baseline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i w:val="0"/>
                <w:iCs w:val="0"/>
                <w:caps w:val="0"/>
                <w:smallCaps w:val="0"/>
                <w:strike w:val="0"/>
                <w:dstrike w:val="0"/>
                <w:color w:val="FFFFAA"/>
                <w:position w:val="0"/>
                <w:sz w:val="28"/>
                <w:szCs w:val="28"/>
                <w:u w:val="none"/>
                <w:shd w:val="clear" w:fill="333333"/>
                <w:vertAlign w:val="baseline"/>
              </w:rPr>
              <w:t>cd</w:t>
            </w:r>
            <w:r>
              <w:rPr>
                <w:rFonts w:hint="default" w:ascii="Times New Roman" w:hAnsi="Times New Roman" w:eastAsia="Consolas" w:cs="Times New Roman"/>
                <w:i w:val="0"/>
                <w:iCs w:val="0"/>
                <w:caps w:val="0"/>
                <w:smallCaps w:val="0"/>
                <w:strike w:val="0"/>
                <w:dstrike w:val="0"/>
                <w:color w:val="FFFFFF"/>
                <w:position w:val="0"/>
                <w:sz w:val="28"/>
                <w:szCs w:val="28"/>
                <w:u w:val="none"/>
                <w:shd w:val="clear" w:fill="333333"/>
                <w:vertAlign w:val="baseline"/>
              </w:rPr>
              <w:t xml:space="preserve"> fish_chat</w:t>
            </w:r>
          </w:p>
        </w:tc>
      </w:tr>
    </w:tbl>
    <w:p w14:paraId="558FB902">
      <w:pPr>
        <w:pStyle w:val="3"/>
        <w:keepNext w:val="0"/>
        <w:keepLines w:val="0"/>
        <w:pageBreakBefore w:val="0"/>
        <w:widowControl/>
        <w:numPr>
          <w:ilvl w:val="0"/>
          <w:numId w:val="12"/>
        </w:numPr>
        <w:shd w:val="clear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0" w:right="0" w:hanging="283"/>
        <w:jc w:val="left"/>
        <w:textAlignment w:val="auto"/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shd w:val="clear" w:fill="auto"/>
          <w:vertAlign w:val="baseline"/>
        </w:rPr>
      </w:pPr>
      <w:r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</w:rPr>
        <w:t>Запуск системы одной командой:</w:t>
      </w:r>
    </w:p>
    <w:tbl>
      <w:tblPr>
        <w:tblStyle w:val="10"/>
        <w:tblW w:w="9354" w:type="dxa"/>
        <w:tblInd w:w="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9354"/>
      </w:tblGrid>
      <w:tr w14:paraId="1D2345F0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9354" w:type="dxa"/>
            <w:shd w:val="clear" w:color="auto" w:fill="333333"/>
          </w:tcPr>
          <w:p w14:paraId="56459786">
            <w:pPr>
              <w:pStyle w:val="3"/>
              <w:keepNext w:val="0"/>
              <w:keepLines w:val="0"/>
              <w:pageBreakBefore w:val="0"/>
              <w:widowControl w:val="0"/>
              <w:shd w:val="clear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60" w:lineRule="auto"/>
              <w:ind w:left="0" w:right="0" w:firstLine="0" w:firstLineChars="0"/>
              <w:jc w:val="left"/>
              <w:textAlignment w:val="auto"/>
              <w:rPr>
                <w:rFonts w:hint="default" w:ascii="Times New Roman" w:hAnsi="Times New Roman" w:eastAsia="Times New Roman" w:cs="Times New Roman"/>
                <w:i w:val="0"/>
                <w:iCs w:val="0"/>
                <w:caps w:val="0"/>
                <w:smallCaps w:val="0"/>
                <w:strike w:val="0"/>
                <w:dstrike w:val="0"/>
                <w:color w:val="000000"/>
                <w:position w:val="0"/>
                <w:sz w:val="28"/>
                <w:szCs w:val="28"/>
                <w:u w:val="none"/>
                <w:shd w:val="clear" w:fill="auto"/>
                <w:vertAlign w:val="baseline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caps w:val="0"/>
                <w:smallCaps w:val="0"/>
                <w:strike w:val="0"/>
                <w:dstrike w:val="0"/>
                <w:color w:val="FFFFFF"/>
                <w:position w:val="0"/>
                <w:sz w:val="28"/>
                <w:szCs w:val="28"/>
                <w:u w:val="none"/>
                <w:shd w:val="clear" w:fill="333333"/>
                <w:vertAlign w:val="baseline"/>
              </w:rPr>
              <w:t xml:space="preserve">docker-compose up -d </w:t>
            </w:r>
            <w:r>
              <w:rPr>
                <w:rFonts w:hint="default" w:ascii="Times New Roman" w:hAnsi="Times New Roman" w:eastAsia="Consolas" w:cs="Times New Roman"/>
                <w:i w:val="0"/>
                <w:iCs w:val="0"/>
                <w:caps w:val="0"/>
                <w:smallCaps w:val="0"/>
                <w:strike w:val="0"/>
                <w:dstrike w:val="0"/>
                <w:color w:val="888888"/>
                <w:position w:val="0"/>
                <w:sz w:val="28"/>
                <w:szCs w:val="28"/>
                <w:u w:val="none"/>
                <w:shd w:val="clear" w:fill="333333"/>
                <w:vertAlign w:val="baseline"/>
              </w:rPr>
              <w:t>--build</w:t>
            </w:r>
          </w:p>
        </w:tc>
      </w:tr>
    </w:tbl>
    <w:p w14:paraId="55D995EC">
      <w:pPr>
        <w:pStyle w:val="3"/>
        <w:keepNext w:val="0"/>
        <w:keepLines w:val="0"/>
        <w:pageBreakBefore w:val="0"/>
        <w:widowControl/>
        <w:numPr>
          <w:ilvl w:val="0"/>
          <w:numId w:val="12"/>
        </w:numPr>
        <w:shd w:val="clear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0" w:right="0" w:hanging="283"/>
        <w:jc w:val="left"/>
        <w:textAlignment w:val="auto"/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shd w:val="clear" w:fill="auto"/>
          <w:vertAlign w:val="baseline"/>
        </w:rPr>
      </w:pPr>
      <w:r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</w:rPr>
        <w:t>Проверка статуса контейнеров:</w:t>
      </w:r>
    </w:p>
    <w:tbl>
      <w:tblPr>
        <w:tblStyle w:val="10"/>
        <w:tblW w:w="9354" w:type="dxa"/>
        <w:tblInd w:w="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9354"/>
      </w:tblGrid>
      <w:tr w14:paraId="7C80C4D0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9354" w:type="dxa"/>
            <w:shd w:val="clear" w:color="auto" w:fill="333333"/>
          </w:tcPr>
          <w:p w14:paraId="641E12C4">
            <w:pPr>
              <w:pStyle w:val="3"/>
              <w:keepNext w:val="0"/>
              <w:keepLines w:val="0"/>
              <w:pageBreakBefore w:val="0"/>
              <w:widowControl w:val="0"/>
              <w:shd w:val="clear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60" w:lineRule="auto"/>
              <w:ind w:left="0" w:right="0" w:firstLine="0" w:firstLineChars="0"/>
              <w:jc w:val="left"/>
              <w:textAlignment w:val="auto"/>
              <w:rPr>
                <w:rFonts w:hint="default" w:ascii="Times New Roman" w:hAnsi="Times New Roman" w:eastAsia="Times New Roman" w:cs="Times New Roman"/>
                <w:i w:val="0"/>
                <w:iCs w:val="0"/>
                <w:caps w:val="0"/>
                <w:smallCaps w:val="0"/>
                <w:strike w:val="0"/>
                <w:dstrike w:val="0"/>
                <w:color w:val="000000"/>
                <w:position w:val="0"/>
                <w:sz w:val="28"/>
                <w:szCs w:val="28"/>
                <w:u w:val="none"/>
                <w:shd w:val="clear" w:fill="auto"/>
                <w:vertAlign w:val="baseline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caps w:val="0"/>
                <w:smallCaps w:val="0"/>
                <w:strike w:val="0"/>
                <w:dstrike w:val="0"/>
                <w:color w:val="FFFFAA"/>
                <w:position w:val="0"/>
                <w:sz w:val="28"/>
                <w:szCs w:val="28"/>
                <w:u w:val="none"/>
                <w:shd w:val="clear" w:fill="333333"/>
                <w:vertAlign w:val="baseline"/>
              </w:rPr>
              <w:t>docker-compose ps</w:t>
            </w:r>
          </w:p>
        </w:tc>
      </w:tr>
    </w:tbl>
    <w:p w14:paraId="2E187486">
      <w:pPr>
        <w:pStyle w:val="3"/>
        <w:keepNext w:val="0"/>
        <w:keepLines w:val="0"/>
        <w:pageBreakBefore w:val="0"/>
        <w:widowControl/>
        <w:shd w:val="clear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240" w:after="0" w:line="360" w:lineRule="auto"/>
        <w:ind w:left="0" w:right="0" w:firstLine="0"/>
        <w:jc w:val="left"/>
        <w:textAlignment w:val="auto"/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</w:rPr>
      </w:pPr>
      <w:r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</w:rPr>
        <w:t>Через 1-2 минуты после запуска платформа будет доступна по адресу: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  <w:lang w:val="en-US"/>
        </w:rPr>
        <w:t xml:space="preserve"> 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</w:rPr>
        <w:t>http://IP-адрес-сервера:5000.</w:t>
      </w:r>
    </w:p>
    <w:p w14:paraId="0ED1A026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40" w:after="0" w:line="360" w:lineRule="auto"/>
        <w:ind w:left="0" w:leftChars="0" w:firstLine="0" w:firstLineChars="0"/>
        <w:textAlignment w:val="auto"/>
        <w:rPr>
          <w:rFonts w:hint="default" w:ascii="Times New Roman" w:hAnsi="Times New Roman" w:cs="Times New Roman"/>
          <w:b/>
          <w:bCs/>
          <w:position w:val="0"/>
          <w:sz w:val="28"/>
          <w:szCs w:val="28"/>
          <w:vertAlign w:val="baseline"/>
        </w:rPr>
      </w:pPr>
      <w:r>
        <w:rPr>
          <w:rFonts w:hint="default" w:ascii="Times New Roman" w:hAnsi="Times New Roman" w:cs="Times New Roman"/>
          <w:b/>
          <w:bCs/>
          <w:position w:val="0"/>
          <w:sz w:val="28"/>
          <w:szCs w:val="28"/>
          <w:vertAlign w:val="baseline"/>
        </w:rPr>
        <w:t>Ручная установка (альтернативный способ)</w:t>
      </w:r>
    </w:p>
    <w:p w14:paraId="0DFDA908">
      <w:pPr>
        <w:pStyle w:val="3"/>
        <w:keepNext w:val="0"/>
        <w:keepLines w:val="0"/>
        <w:pageBreakBefore w:val="0"/>
        <w:widowControl/>
        <w:shd w:val="clear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0" w:right="0" w:firstLine="0"/>
        <w:jc w:val="left"/>
        <w:textAlignment w:val="auto"/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</w:rPr>
      </w:pPr>
      <w:r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</w:rPr>
        <w:t>Для систем, где использование Docker невозможно, предусмотрена классическая установка:</w:t>
      </w:r>
    </w:p>
    <w:p w14:paraId="4558CB0B">
      <w:pPr>
        <w:pStyle w:val="3"/>
        <w:keepNext w:val="0"/>
        <w:keepLines w:val="0"/>
        <w:pageBreakBefore w:val="0"/>
        <w:widowControl/>
        <w:numPr>
          <w:ilvl w:val="0"/>
          <w:numId w:val="13"/>
        </w:numPr>
        <w:shd w:val="clear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0" w:right="0" w:hanging="283"/>
        <w:jc w:val="left"/>
        <w:textAlignment w:val="auto"/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shd w:val="clear" w:fill="auto"/>
          <w:vertAlign w:val="baseline"/>
        </w:rPr>
      </w:pPr>
      <w:r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</w:rPr>
        <w:t>Установите Python 3.8 или новее.</w:t>
      </w:r>
    </w:p>
    <w:p w14:paraId="0E9DBC52">
      <w:pPr>
        <w:pStyle w:val="3"/>
        <w:keepNext w:val="0"/>
        <w:keepLines w:val="0"/>
        <w:pageBreakBefore w:val="0"/>
        <w:widowControl/>
        <w:numPr>
          <w:ilvl w:val="0"/>
          <w:numId w:val="13"/>
        </w:numPr>
        <w:shd w:val="clear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0" w:right="0" w:hanging="283"/>
        <w:jc w:val="left"/>
        <w:textAlignment w:val="auto"/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shd w:val="clear" w:fill="auto"/>
          <w:vertAlign w:val="baseline"/>
        </w:rPr>
      </w:pPr>
      <w:r>
        <w:rPr>
          <w:rFonts w:hint="default" w:ascii="Times New Roman" w:hAnsi="Times New Roman" w:eastAsia="Times New Roman" w:cs="Times New Roman"/>
        </w:rPr>
        <w:t>Клонируйте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</w:rPr>
        <w:t xml:space="preserve"> репозиторий с проектом (</w:t>
      </w:r>
      <w:r>
        <w:rPr>
          <w:rFonts w:hint="default" w:ascii="Times New Roman" w:hAnsi="Times New Roman" w:eastAsia="Times New Roman" w:cs="Times New Roman"/>
        </w:rPr>
        <w:t>как в Docker)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</w:rPr>
        <w:t>.</w:t>
      </w:r>
    </w:p>
    <w:p w14:paraId="5574A627">
      <w:pPr>
        <w:pStyle w:val="3"/>
        <w:keepNext w:val="0"/>
        <w:keepLines w:val="0"/>
        <w:pageBreakBefore w:val="0"/>
        <w:widowControl/>
        <w:numPr>
          <w:ilvl w:val="0"/>
          <w:numId w:val="13"/>
        </w:numPr>
        <w:shd w:val="clear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0" w:right="0" w:hanging="283"/>
        <w:jc w:val="left"/>
        <w:textAlignment w:val="auto"/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shd w:val="clear" w:fill="auto"/>
          <w:vertAlign w:val="baseline"/>
        </w:rPr>
      </w:pPr>
      <w:r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</w:rPr>
        <w:t>Установите зависимости:</w:t>
      </w:r>
    </w:p>
    <w:tbl>
      <w:tblPr>
        <w:tblStyle w:val="10"/>
        <w:tblW w:w="9354" w:type="dxa"/>
        <w:tblInd w:w="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9354"/>
      </w:tblGrid>
      <w:tr w14:paraId="53EC5C11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9354" w:type="dxa"/>
            <w:shd w:val="clear" w:color="auto" w:fill="333333"/>
          </w:tcPr>
          <w:p w14:paraId="666DD6CD">
            <w:pPr>
              <w:pStyle w:val="3"/>
              <w:keepNext w:val="0"/>
              <w:keepLines w:val="0"/>
              <w:pageBreakBefore w:val="0"/>
              <w:widowControl w:val="0"/>
              <w:shd w:val="clear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60" w:lineRule="auto"/>
              <w:ind w:left="0" w:right="0" w:firstLine="0" w:firstLineChars="0"/>
              <w:jc w:val="left"/>
              <w:textAlignment w:val="auto"/>
              <w:rPr>
                <w:rFonts w:hint="default" w:ascii="Times New Roman" w:hAnsi="Times New Roman" w:eastAsia="Times New Roman" w:cs="Times New Roman"/>
                <w:i w:val="0"/>
                <w:iCs w:val="0"/>
                <w:caps w:val="0"/>
                <w:smallCaps w:val="0"/>
                <w:strike w:val="0"/>
                <w:dstrike w:val="0"/>
                <w:color w:val="000000"/>
                <w:position w:val="0"/>
                <w:sz w:val="28"/>
                <w:szCs w:val="28"/>
                <w:u w:val="none"/>
                <w:shd w:val="clear" w:fill="auto"/>
                <w:vertAlign w:val="baseline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caps w:val="0"/>
                <w:smallCaps w:val="0"/>
                <w:strike w:val="0"/>
                <w:dstrike w:val="0"/>
                <w:color w:val="FFFFFF"/>
                <w:position w:val="0"/>
                <w:sz w:val="28"/>
                <w:szCs w:val="28"/>
                <w:u w:val="none"/>
                <w:shd w:val="clear" w:fill="333333"/>
                <w:vertAlign w:val="baseline"/>
              </w:rPr>
              <w:t xml:space="preserve">pip </w:t>
            </w:r>
            <w:r>
              <w:rPr>
                <w:rFonts w:hint="default" w:ascii="Times New Roman" w:hAnsi="Times New Roman" w:eastAsia="Consolas" w:cs="Times New Roman"/>
                <w:i w:val="0"/>
                <w:iCs w:val="0"/>
                <w:caps w:val="0"/>
                <w:smallCaps w:val="0"/>
                <w:strike w:val="0"/>
                <w:dstrike w:val="0"/>
                <w:color w:val="FCC28C"/>
                <w:position w:val="0"/>
                <w:sz w:val="28"/>
                <w:szCs w:val="28"/>
                <w:u w:val="none"/>
                <w:shd w:val="clear" w:fill="333333"/>
                <w:vertAlign w:val="baseline"/>
              </w:rPr>
              <w:t>install</w:t>
            </w:r>
            <w:r>
              <w:rPr>
                <w:rFonts w:hint="default" w:ascii="Times New Roman" w:hAnsi="Times New Roman" w:eastAsia="Consolas" w:cs="Times New Roman"/>
                <w:i w:val="0"/>
                <w:iCs w:val="0"/>
                <w:caps w:val="0"/>
                <w:smallCaps w:val="0"/>
                <w:strike w:val="0"/>
                <w:dstrike w:val="0"/>
                <w:color w:val="FFFFFF"/>
                <w:position w:val="0"/>
                <w:sz w:val="28"/>
                <w:szCs w:val="28"/>
                <w:u w:val="none"/>
                <w:shd w:val="clear" w:fill="333333"/>
                <w:vertAlign w:val="baseline"/>
              </w:rPr>
              <w:t xml:space="preserve"> -r requirements.txt</w:t>
            </w:r>
          </w:p>
        </w:tc>
      </w:tr>
    </w:tbl>
    <w:p w14:paraId="75E07A3E">
      <w:pPr>
        <w:pStyle w:val="3"/>
        <w:keepNext w:val="0"/>
        <w:keepLines w:val="0"/>
        <w:pageBreakBefore w:val="0"/>
        <w:widowControl/>
        <w:numPr>
          <w:ilvl w:val="0"/>
          <w:numId w:val="13"/>
        </w:numPr>
        <w:shd w:val="clear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0" w:right="0" w:hanging="283"/>
        <w:jc w:val="left"/>
        <w:textAlignment w:val="auto"/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shd w:val="clear" w:fill="auto"/>
          <w:vertAlign w:val="baseline"/>
        </w:rPr>
      </w:pPr>
      <w:r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</w:rPr>
        <w:t>Запустите приложение:</w:t>
      </w:r>
    </w:p>
    <w:tbl>
      <w:tblPr>
        <w:tblStyle w:val="10"/>
        <w:tblW w:w="9354" w:type="dxa"/>
        <w:tblInd w:w="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9354"/>
      </w:tblGrid>
      <w:tr w14:paraId="51DE3282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9354" w:type="dxa"/>
            <w:shd w:val="clear" w:color="auto" w:fill="333333"/>
          </w:tcPr>
          <w:p w14:paraId="0625353F">
            <w:pPr>
              <w:pStyle w:val="3"/>
              <w:keepNext w:val="0"/>
              <w:keepLines w:val="0"/>
              <w:pageBreakBefore w:val="0"/>
              <w:widowControl w:val="0"/>
              <w:shd w:val="clear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60" w:lineRule="auto"/>
              <w:ind w:left="0" w:right="0" w:firstLine="0" w:firstLineChars="0"/>
              <w:jc w:val="left"/>
              <w:textAlignment w:val="auto"/>
              <w:rPr>
                <w:rFonts w:hint="default" w:ascii="Times New Roman" w:hAnsi="Times New Roman" w:eastAsia="Times New Roman" w:cs="Times New Roman"/>
                <w:i w:val="0"/>
                <w:iCs w:val="0"/>
                <w:caps w:val="0"/>
                <w:smallCaps w:val="0"/>
                <w:strike w:val="0"/>
                <w:dstrike w:val="0"/>
                <w:color w:val="000000"/>
                <w:position w:val="0"/>
                <w:sz w:val="28"/>
                <w:szCs w:val="28"/>
                <w:u w:val="none"/>
                <w:shd w:val="clear" w:fill="auto"/>
                <w:vertAlign w:val="baseline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caps w:val="0"/>
                <w:smallCaps w:val="0"/>
                <w:strike w:val="0"/>
                <w:dstrike w:val="0"/>
                <w:color w:val="FCC28C"/>
                <w:position w:val="0"/>
                <w:sz w:val="28"/>
                <w:szCs w:val="28"/>
                <w:u w:val="none"/>
                <w:shd w:val="clear" w:fill="333333"/>
                <w:vertAlign w:val="baseline"/>
              </w:rPr>
              <w:t>python</w:t>
            </w:r>
            <w:r>
              <w:rPr>
                <w:rFonts w:hint="default" w:ascii="Times New Roman" w:hAnsi="Times New Roman" w:eastAsia="Consolas" w:cs="Times New Roman"/>
                <w:i w:val="0"/>
                <w:iCs w:val="0"/>
                <w:caps w:val="0"/>
                <w:smallCaps w:val="0"/>
                <w:strike w:val="0"/>
                <w:dstrike w:val="0"/>
                <w:color w:val="FFFFFF"/>
                <w:position w:val="0"/>
                <w:sz w:val="28"/>
                <w:szCs w:val="28"/>
                <w:u w:val="none"/>
                <w:shd w:val="clear" w:fill="333333"/>
                <w:vertAlign w:val="baseline"/>
              </w:rPr>
              <w:t xml:space="preserve"> app.</w:t>
            </w:r>
            <w:r>
              <w:rPr>
                <w:rFonts w:hint="default" w:ascii="Times New Roman" w:hAnsi="Times New Roman" w:eastAsia="Consolas" w:cs="Times New Roman"/>
                <w:i w:val="0"/>
                <w:iCs w:val="0"/>
                <w:caps w:val="0"/>
                <w:smallCaps w:val="0"/>
                <w:strike w:val="0"/>
                <w:dstrike w:val="0"/>
                <w:color w:val="FCC28C"/>
                <w:position w:val="0"/>
                <w:sz w:val="28"/>
                <w:szCs w:val="28"/>
                <w:u w:val="none"/>
                <w:shd w:val="clear" w:fill="333333"/>
                <w:vertAlign w:val="baseline"/>
              </w:rPr>
              <w:t>py</w:t>
            </w:r>
          </w:p>
        </w:tc>
      </w:tr>
    </w:tbl>
    <w:p w14:paraId="4104DEB4">
      <w:pPr>
        <w:pStyle w:val="3"/>
        <w:keepNext w:val="0"/>
        <w:keepLines w:val="0"/>
        <w:pageBreakBefore w:val="0"/>
        <w:widowControl/>
        <w:shd w:val="clear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240" w:after="0" w:line="360" w:lineRule="auto"/>
        <w:ind w:left="0" w:right="0" w:firstLine="0"/>
        <w:jc w:val="left"/>
        <w:textAlignment w:val="auto"/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</w:rPr>
      </w:pPr>
      <w:r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</w:rPr>
        <w:t>Платформа будет доступна по адресу: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  <w:lang w:val="en-US"/>
        </w:rPr>
        <w:t xml:space="preserve"> </w:t>
      </w: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HYPERLINK "http://localhost:5000/" \h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1155CC"/>
          <w:position w:val="0"/>
          <w:sz w:val="28"/>
          <w:szCs w:val="28"/>
          <w:u w:val="single"/>
          <w:shd w:val="clear" w:fill="auto"/>
          <w:vertAlign w:val="baseline"/>
        </w:rPr>
        <w:t>http://localhost:5000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1155CC"/>
          <w:position w:val="0"/>
          <w:sz w:val="28"/>
          <w:szCs w:val="28"/>
          <w:u w:val="single"/>
          <w:shd w:val="clear" w:fill="auto"/>
          <w:vertAlign w:val="baseline"/>
        </w:rPr>
        <w:fldChar w:fldCharType="end"/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</w:rPr>
        <w:t>.</w:t>
      </w:r>
    </w:p>
    <w:p w14:paraId="171FF89C">
      <w:pPr>
        <w:pStyle w:val="3"/>
        <w:keepNext w:val="0"/>
        <w:keepLines w:val="0"/>
        <w:pageBreakBefore w:val="0"/>
        <w:widowControl/>
        <w:shd w:val="clear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240" w:after="0" w:line="360" w:lineRule="auto"/>
        <w:ind w:left="0" w:right="0" w:firstLine="0"/>
        <w:jc w:val="left"/>
        <w:textAlignment w:val="auto"/>
        <w:rPr>
          <w:rFonts w:hint="default" w:ascii="Times New Roman" w:hAnsi="Times New Roman" w:eastAsia="Times New Roman" w:cs="Times New Roman"/>
        </w:rPr>
      </w:pPr>
      <w:r>
        <w:rPr>
          <w:rFonts w:hint="default" w:ascii="Times New Roman" w:hAnsi="Times New Roman" w:eastAsia="Times New Roman" w:cs="Times New Roman"/>
        </w:rPr>
        <w:t xml:space="preserve">(Перед запуском рекомендуется установить ключ шифрования (app.secret_key в файле </w:t>
      </w:r>
      <w:r>
        <w:rPr>
          <w:rFonts w:hint="default" w:ascii="Times New Roman" w:hAnsi="Times New Roman" w:cs="Times New Roman"/>
          <w:lang w:val="en-US"/>
        </w:rPr>
        <w:t>app.py</w:t>
      </w:r>
      <w:r>
        <w:rPr>
          <w:rFonts w:hint="default" w:ascii="Times New Roman" w:hAnsi="Times New Roman" w:eastAsia="Times New Roman" w:cs="Times New Roman"/>
        </w:rPr>
        <w:t>) на сложное значение)</w:t>
      </w:r>
    </w:p>
    <w:p w14:paraId="1520081B">
      <w:pPr>
        <w:pStyle w:val="3"/>
        <w:keepNext w:val="0"/>
        <w:keepLines w:val="0"/>
        <w:pageBreakBefore w:val="0"/>
        <w:widowControl/>
        <w:shd w:val="clear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0" w:right="0" w:firstLine="0"/>
        <w:jc w:val="left"/>
        <w:textAlignment w:val="auto"/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</w:rPr>
      </w:pPr>
    </w:p>
    <w:p w14:paraId="3CB48EB8">
      <w:pPr>
        <w:pStyle w:val="6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 w:ascii="Times New Roman" w:hAnsi="Times New Roman" w:cs="Times New Roman"/>
        </w:rPr>
      </w:pPr>
      <w:bookmarkStart w:id="32" w:name="_Toc11834"/>
      <w:r>
        <w:rPr>
          <w:rFonts w:hint="default" w:ascii="Times New Roman" w:hAnsi="Times New Roman" w:cs="Times New Roman"/>
        </w:rPr>
        <w:t>2.2.3.3. Первоначальная настройка и ввод в эксплуатацию</w:t>
      </w:r>
      <w:bookmarkEnd w:id="32"/>
    </w:p>
    <w:p w14:paraId="348C5C87">
      <w:pPr>
        <w:pStyle w:val="3"/>
        <w:keepNext w:val="0"/>
        <w:keepLines w:val="0"/>
        <w:pageBreakBefore w:val="0"/>
        <w:widowControl/>
        <w:shd w:val="clear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240" w:after="0" w:line="360" w:lineRule="auto"/>
        <w:ind w:left="0" w:right="0" w:firstLine="0"/>
        <w:jc w:val="left"/>
        <w:textAlignment w:val="auto"/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</w:rPr>
      </w:pPr>
      <w:r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</w:rPr>
        <w:t>После успешного запуска необходимо выполнить следующие шаги:</w:t>
      </w:r>
    </w:p>
    <w:p w14:paraId="6F1F8846">
      <w:pPr>
        <w:pStyle w:val="3"/>
        <w:keepNext w:val="0"/>
        <w:keepLines w:val="0"/>
        <w:pageBreakBefore w:val="0"/>
        <w:widowControl/>
        <w:numPr>
          <w:ilvl w:val="0"/>
          <w:numId w:val="14"/>
        </w:numPr>
        <w:shd w:val="clear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0" w:right="0" w:firstLine="0"/>
        <w:jc w:val="left"/>
        <w:textAlignment w:val="auto"/>
        <w:rPr>
          <w:rFonts w:hint="default" w:ascii="Times New Roman" w:hAnsi="Times New Roman" w:eastAsia="Liberation Serif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</w:rPr>
      </w:pPr>
      <w:r>
        <w:rPr>
          <w:rFonts w:hint="default" w:ascii="Times New Roman" w:hAnsi="Times New Roman" w:eastAsia="Times New Roman" w:cs="Times New Roman"/>
          <w:b/>
          <w:bCs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</w:rPr>
        <w:t>Определение сетевого адреса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</w:rPr>
        <w:t>: Системному администратору необходимо определить внутренний IP-адрес сервера в локальной сети учебного заведения. Именно по этому адресу (например,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  <w:lang w:val="en-US"/>
        </w:rPr>
        <w:t xml:space="preserve"> 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</w:rPr>
        <w:t>http://192.168.1.100:5000) учителя и ученики будут получать доступ к платформе. Для удобства можно настроить DNS-запись (например,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  <w:lang w:val="en-US"/>
        </w:rPr>
        <w:t xml:space="preserve"> 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</w:rPr>
        <w:t>fishchat.school.local), но это не является обязательным требованием.</w:t>
      </w:r>
    </w:p>
    <w:p w14:paraId="26CD706B">
      <w:pPr>
        <w:pStyle w:val="3"/>
        <w:keepNext w:val="0"/>
        <w:keepLines w:val="0"/>
        <w:pageBreakBefore w:val="0"/>
        <w:widowControl/>
        <w:numPr>
          <w:ilvl w:val="0"/>
          <w:numId w:val="14"/>
        </w:numPr>
        <w:shd w:val="clear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0" w:right="0" w:firstLine="0"/>
        <w:jc w:val="left"/>
        <w:textAlignment w:val="auto"/>
        <w:rPr>
          <w:rFonts w:hint="default" w:ascii="Times New Roman" w:hAnsi="Times New Roman" w:eastAsia="Liberation Serif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</w:rPr>
      </w:pPr>
      <w:r>
        <w:rPr>
          <w:rFonts w:hint="default" w:ascii="Times New Roman" w:hAnsi="Times New Roman" w:eastAsia="Times New Roman" w:cs="Times New Roman"/>
          <w:b/>
          <w:bCs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</w:rPr>
        <w:t>Вход в систему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</w:rPr>
        <w:t>: По умолчанию в системе предустановлена учётная запись администратора: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  <w:lang w:val="en-US"/>
        </w:rPr>
        <w:t xml:space="preserve"> </w:t>
      </w:r>
      <w:r>
        <w:rPr>
          <w:rFonts w:hint="default" w:ascii="Times New Roman" w:hAnsi="Times New Roman" w:eastAsia="Times New Roman" w:cs="Times New Roman"/>
          <w:b/>
          <w:bCs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</w:rPr>
        <w:t>Логин: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  <w:lang w:val="en-US"/>
        </w:rPr>
        <w:t xml:space="preserve"> 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</w:rPr>
        <w:t>admin,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  <w:lang w:val="en-US"/>
        </w:rPr>
        <w:t xml:space="preserve"> </w:t>
      </w:r>
      <w:r>
        <w:rPr>
          <w:rFonts w:hint="default" w:ascii="Times New Roman" w:hAnsi="Times New Roman" w:eastAsia="Times New Roman" w:cs="Times New Roman"/>
          <w:b/>
          <w:bCs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</w:rPr>
        <w:t>Пароль: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  <w:lang w:val="en-US"/>
        </w:rPr>
        <w:t xml:space="preserve"> 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</w:rPr>
        <w:t>admin_admin.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  <w:lang w:val="en-US"/>
        </w:rPr>
        <w:t xml:space="preserve"> </w:t>
      </w:r>
      <w:r>
        <w:rPr>
          <w:rFonts w:hint="default" w:ascii="Times New Roman" w:hAnsi="Times New Roman" w:eastAsia="Times New Roman" w:cs="Times New Roman"/>
          <w:b/>
          <w:bCs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</w:rPr>
        <w:t>Важно: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  <w:lang w:val="en-US"/>
        </w:rPr>
        <w:t xml:space="preserve"> 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</w:rPr>
        <w:t>пароль по умолчанию должен быть изменён при первом входе через консоль администратора (/cons).</w:t>
      </w:r>
    </w:p>
    <w:p w14:paraId="251E4B51">
      <w:pPr>
        <w:pStyle w:val="3"/>
        <w:keepNext w:val="0"/>
        <w:keepLines w:val="0"/>
        <w:pageBreakBefore w:val="0"/>
        <w:widowControl/>
        <w:numPr>
          <w:ilvl w:val="0"/>
          <w:numId w:val="14"/>
        </w:numPr>
        <w:shd w:val="clear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0" w:right="0" w:firstLine="0"/>
        <w:jc w:val="left"/>
        <w:textAlignment w:val="auto"/>
        <w:rPr>
          <w:rFonts w:hint="default" w:ascii="Times New Roman" w:hAnsi="Times New Roman" w:eastAsia="Liberation Serif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</w:rPr>
      </w:pPr>
      <w:r>
        <w:rPr>
          <w:rFonts w:hint="default" w:ascii="Times New Roman" w:hAnsi="Times New Roman" w:eastAsia="Times New Roman" w:cs="Times New Roman"/>
          <w:b/>
          <w:bCs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</w:rPr>
        <w:t>Настройка ролей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</w:rPr>
        <w:t>: Администратор должен зарегистрировать учителей (или они могут сделать это самостоятельно через форму регистрации) и назначить им соответствующие права (роль «учитель») через консоль управления пользователями.</w:t>
      </w:r>
    </w:p>
    <w:p w14:paraId="7D76224A">
      <w:pPr>
        <w:pStyle w:val="3"/>
        <w:keepNext w:val="0"/>
        <w:keepLines w:val="0"/>
        <w:pageBreakBefore w:val="0"/>
        <w:widowControl/>
        <w:numPr>
          <w:ilvl w:val="0"/>
          <w:numId w:val="14"/>
        </w:numPr>
        <w:shd w:val="clear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0" w:right="0" w:firstLine="0"/>
        <w:jc w:val="left"/>
        <w:textAlignment w:val="auto"/>
        <w:rPr>
          <w:rFonts w:hint="default" w:ascii="Times New Roman" w:hAnsi="Times New Roman" w:eastAsia="Liberation Serif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</w:rPr>
      </w:pPr>
      <w:r>
        <w:rPr>
          <w:rFonts w:hint="default" w:ascii="Times New Roman" w:hAnsi="Times New Roman" w:eastAsia="Times New Roman" w:cs="Times New Roman"/>
          <w:b/>
          <w:bCs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</w:rPr>
        <w:t>Регистрация учеников и формирование групп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</w:rPr>
        <w:t>: Ученики могут регистрироваться самостоятельно. Для организации учебного процесса учителя или администратор создают группы (например, «9А», «10Б-инф») и добавляют в них учеников. Рекомендуется использовать понятные логины (ФИО) и названия групп для удобства навигации.</w:t>
      </w:r>
    </w:p>
    <w:p w14:paraId="548CDF6A">
      <w:pPr>
        <w:pStyle w:val="6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 w:ascii="Times New Roman" w:hAnsi="Times New Roman" w:cs="Times New Roman"/>
        </w:rPr>
      </w:pPr>
      <w:bookmarkStart w:id="33" w:name="_Toc10605"/>
      <w:r>
        <w:rPr>
          <w:rFonts w:hint="default" w:ascii="Times New Roman" w:hAnsi="Times New Roman" w:cs="Times New Roman"/>
        </w:rPr>
        <w:t>2.2.3.4. Обслуживание и администрирование</w:t>
      </w:r>
      <w:bookmarkEnd w:id="33"/>
    </w:p>
    <w:p w14:paraId="792886F2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40" w:after="0" w:line="360" w:lineRule="auto"/>
        <w:ind w:left="0" w:leftChars="0" w:firstLine="0" w:firstLineChars="0"/>
        <w:textAlignment w:val="auto"/>
        <w:rPr>
          <w:rFonts w:hint="default" w:ascii="Times New Roman" w:hAnsi="Times New Roman" w:cs="Times New Roman"/>
          <w:b/>
          <w:bCs/>
          <w:position w:val="0"/>
          <w:sz w:val="28"/>
          <w:szCs w:val="28"/>
          <w:vertAlign w:val="baseline"/>
        </w:rPr>
      </w:pPr>
      <w:r>
        <w:rPr>
          <w:rFonts w:hint="default" w:ascii="Times New Roman" w:hAnsi="Times New Roman" w:cs="Times New Roman"/>
          <w:b/>
          <w:bCs/>
          <w:position w:val="0"/>
          <w:sz w:val="28"/>
          <w:szCs w:val="28"/>
          <w:vertAlign w:val="baseline"/>
        </w:rPr>
        <w:t>Резервное копирование</w:t>
      </w:r>
    </w:p>
    <w:p w14:paraId="6BBD0316">
      <w:pPr>
        <w:pStyle w:val="3"/>
        <w:keepNext w:val="0"/>
        <w:keepLines w:val="0"/>
        <w:pageBreakBefore w:val="0"/>
        <w:widowControl/>
        <w:shd w:val="clear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0" w:right="0" w:firstLine="0"/>
        <w:jc w:val="left"/>
        <w:textAlignment w:val="auto"/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</w:rPr>
      </w:pPr>
      <w:r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</w:rPr>
        <w:t>Все пользовательские данные, результаты тестирований и учебный контент хранятся в файле базы данных SQLite (app.db). Для создания резервной копии достаточно скопировать этот файл:</w:t>
      </w:r>
    </w:p>
    <w:tbl>
      <w:tblPr>
        <w:tblStyle w:val="10"/>
        <w:tblW w:w="9354" w:type="dxa"/>
        <w:tblInd w:w="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9354"/>
      </w:tblGrid>
      <w:tr w14:paraId="064F341B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9354" w:type="dxa"/>
            <w:shd w:val="clear" w:color="auto" w:fill="333333"/>
          </w:tcPr>
          <w:p w14:paraId="36D3B4E1">
            <w:pPr>
              <w:pStyle w:val="3"/>
              <w:keepNext w:val="0"/>
              <w:keepLines w:val="0"/>
              <w:pageBreakBefore w:val="0"/>
              <w:widowControl w:val="0"/>
              <w:shd w:val="clear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60" w:lineRule="auto"/>
              <w:ind w:left="0" w:right="0" w:firstLine="0" w:firstLineChars="0"/>
              <w:jc w:val="left"/>
              <w:textAlignment w:val="auto"/>
              <w:rPr>
                <w:rFonts w:hint="default" w:ascii="Times New Roman" w:hAnsi="Times New Roman" w:eastAsia="Times New Roman" w:cs="Times New Roman"/>
                <w:i w:val="0"/>
                <w:iCs w:val="0"/>
                <w:caps w:val="0"/>
                <w:smallCaps w:val="0"/>
                <w:strike w:val="0"/>
                <w:dstrike w:val="0"/>
                <w:color w:val="000000"/>
                <w:position w:val="0"/>
                <w:sz w:val="28"/>
                <w:szCs w:val="28"/>
                <w:u w:val="none"/>
                <w:shd w:val="clear" w:fill="auto"/>
                <w:vertAlign w:val="baseline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caps w:val="0"/>
                <w:smallCaps w:val="0"/>
                <w:strike w:val="0"/>
                <w:dstrike w:val="0"/>
                <w:color w:val="FFFFFF"/>
                <w:position w:val="0"/>
                <w:sz w:val="28"/>
                <w:szCs w:val="28"/>
                <w:u w:val="none"/>
                <w:shd w:val="clear" w:fill="333333"/>
                <w:vertAlign w:val="baseline"/>
              </w:rPr>
              <w:t>cp app.db app.db.backup_$(</w:t>
            </w:r>
            <w:r>
              <w:rPr>
                <w:rFonts w:hint="default" w:ascii="Times New Roman" w:hAnsi="Times New Roman" w:eastAsia="Consolas" w:cs="Times New Roman"/>
                <w:i w:val="0"/>
                <w:iCs w:val="0"/>
                <w:caps w:val="0"/>
                <w:smallCaps w:val="0"/>
                <w:strike w:val="0"/>
                <w:dstrike w:val="0"/>
                <w:color w:val="FCC28C"/>
                <w:position w:val="0"/>
                <w:sz w:val="28"/>
                <w:szCs w:val="28"/>
                <w:u w:val="none"/>
                <w:shd w:val="clear" w:fill="333333"/>
                <w:vertAlign w:val="baseline"/>
              </w:rPr>
              <w:t>date</w:t>
            </w:r>
            <w:r>
              <w:rPr>
                <w:rFonts w:hint="default" w:ascii="Times New Roman" w:hAnsi="Times New Roman" w:eastAsia="Consolas" w:cs="Times New Roman"/>
                <w:i w:val="0"/>
                <w:iCs w:val="0"/>
                <w:caps w:val="0"/>
                <w:smallCaps w:val="0"/>
                <w:strike w:val="0"/>
                <w:dstrike w:val="0"/>
                <w:color w:val="FFFFFF"/>
                <w:position w:val="0"/>
                <w:sz w:val="28"/>
                <w:szCs w:val="28"/>
                <w:u w:val="none"/>
                <w:shd w:val="clear" w:fill="333333"/>
                <w:vertAlign w:val="baseline"/>
              </w:rPr>
              <w:t xml:space="preserve"> +%Y%m%d)</w:t>
            </w:r>
          </w:p>
        </w:tc>
      </w:tr>
    </w:tbl>
    <w:p w14:paraId="73291E69">
      <w:pPr>
        <w:pStyle w:val="3"/>
        <w:keepNext w:val="0"/>
        <w:keepLines w:val="0"/>
        <w:pageBreakBefore w:val="0"/>
        <w:widowControl/>
        <w:shd w:val="clear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240" w:after="0" w:line="360" w:lineRule="auto"/>
        <w:ind w:left="0" w:right="0" w:firstLine="0"/>
        <w:jc w:val="left"/>
        <w:textAlignment w:val="auto"/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</w:rPr>
      </w:pPr>
      <w:r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</w:rPr>
        <w:t>Рекомендуется выполнять резервное копирование регулярно.</w:t>
      </w:r>
    </w:p>
    <w:p w14:paraId="6D655DE3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40" w:after="0" w:line="360" w:lineRule="auto"/>
        <w:ind w:left="0" w:leftChars="0" w:firstLine="0" w:firstLineChars="0"/>
        <w:textAlignment w:val="auto"/>
        <w:rPr>
          <w:rFonts w:hint="default" w:ascii="Times New Roman" w:hAnsi="Times New Roman" w:cs="Times New Roman"/>
          <w:b/>
          <w:bCs/>
          <w:position w:val="0"/>
          <w:sz w:val="28"/>
          <w:szCs w:val="28"/>
          <w:vertAlign w:val="baseline"/>
        </w:rPr>
      </w:pPr>
      <w:r>
        <w:rPr>
          <w:rFonts w:hint="default" w:ascii="Times New Roman" w:hAnsi="Times New Roman" w:cs="Times New Roman"/>
          <w:b/>
          <w:bCs/>
          <w:position w:val="0"/>
          <w:sz w:val="28"/>
          <w:szCs w:val="28"/>
          <w:vertAlign w:val="baseline"/>
        </w:rPr>
        <w:t>Обновление платформы</w:t>
      </w:r>
    </w:p>
    <w:p w14:paraId="32557AC5">
      <w:pPr>
        <w:pStyle w:val="3"/>
        <w:keepNext w:val="0"/>
        <w:keepLines w:val="0"/>
        <w:pageBreakBefore w:val="0"/>
        <w:widowControl/>
        <w:shd w:val="clear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0" w:right="0" w:firstLine="0"/>
        <w:jc w:val="left"/>
        <w:textAlignment w:val="auto"/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</w:rPr>
      </w:pPr>
      <w:r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</w:rPr>
        <w:t>Для обновления до новой версии необходимо:</w:t>
      </w:r>
    </w:p>
    <w:p w14:paraId="29ECE79E">
      <w:pPr>
        <w:pStyle w:val="3"/>
        <w:keepNext w:val="0"/>
        <w:keepLines w:val="0"/>
        <w:pageBreakBefore w:val="0"/>
        <w:widowControl/>
        <w:numPr>
          <w:ilvl w:val="0"/>
          <w:numId w:val="15"/>
        </w:numPr>
        <w:shd w:val="clear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0" w:right="0" w:firstLine="0"/>
        <w:jc w:val="left"/>
        <w:textAlignment w:val="auto"/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shd w:val="clear" w:fill="auto"/>
          <w:vertAlign w:val="baseline"/>
        </w:rPr>
      </w:pPr>
      <w:r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</w:rPr>
        <w:t>Остановить текущие контейнеры:</w:t>
      </w:r>
    </w:p>
    <w:tbl>
      <w:tblPr>
        <w:tblStyle w:val="10"/>
        <w:tblW w:w="9354" w:type="dxa"/>
        <w:tblInd w:w="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9354"/>
      </w:tblGrid>
      <w:tr w14:paraId="4B5EAD58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9354" w:type="dxa"/>
            <w:shd w:val="clear" w:color="auto" w:fill="333333"/>
          </w:tcPr>
          <w:p w14:paraId="3AD55C8A">
            <w:pPr>
              <w:pStyle w:val="3"/>
              <w:keepNext w:val="0"/>
              <w:keepLines w:val="0"/>
              <w:pageBreakBefore w:val="0"/>
              <w:widowControl w:val="0"/>
              <w:shd w:val="clear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60" w:lineRule="auto"/>
              <w:ind w:left="0" w:right="0" w:firstLine="0" w:firstLineChars="0"/>
              <w:jc w:val="left"/>
              <w:textAlignment w:val="auto"/>
              <w:rPr>
                <w:rFonts w:hint="default" w:ascii="Times New Roman" w:hAnsi="Times New Roman" w:eastAsia="Times New Roman" w:cs="Times New Roman"/>
                <w:i w:val="0"/>
                <w:iCs w:val="0"/>
                <w:caps w:val="0"/>
                <w:smallCaps w:val="0"/>
                <w:strike w:val="0"/>
                <w:dstrike w:val="0"/>
                <w:color w:val="000000"/>
                <w:position w:val="0"/>
                <w:sz w:val="28"/>
                <w:szCs w:val="28"/>
                <w:shd w:val="clear" w:fill="auto"/>
                <w:vertAlign w:val="baseline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caps w:val="0"/>
                <w:smallCaps w:val="0"/>
                <w:strike w:val="0"/>
                <w:dstrike w:val="0"/>
                <w:color w:val="FFFFAA"/>
                <w:position w:val="0"/>
                <w:sz w:val="28"/>
                <w:szCs w:val="28"/>
                <w:shd w:val="clear" w:fill="333333"/>
                <w:vertAlign w:val="baseline"/>
              </w:rPr>
              <w:t xml:space="preserve"> docker-compose </w:t>
            </w:r>
            <w:r>
              <w:rPr>
                <w:rFonts w:hint="default" w:ascii="Times New Roman" w:hAnsi="Times New Roman" w:eastAsia="Consolas" w:cs="Times New Roman"/>
                <w:i w:val="0"/>
                <w:iCs w:val="0"/>
                <w:caps w:val="0"/>
                <w:smallCaps w:val="0"/>
                <w:strike w:val="0"/>
                <w:dstrike w:val="0"/>
                <w:color w:val="FFFFFF"/>
                <w:position w:val="0"/>
                <w:sz w:val="28"/>
                <w:szCs w:val="28"/>
                <w:u w:val="none"/>
                <w:shd w:val="clear" w:fill="333333"/>
                <w:vertAlign w:val="baseline"/>
              </w:rPr>
              <w:t>down</w:t>
            </w:r>
          </w:p>
        </w:tc>
      </w:tr>
    </w:tbl>
    <w:p w14:paraId="169C1D6B">
      <w:pPr>
        <w:pStyle w:val="3"/>
        <w:keepNext w:val="0"/>
        <w:keepLines w:val="0"/>
        <w:pageBreakBefore w:val="0"/>
        <w:widowControl/>
        <w:numPr>
          <w:ilvl w:val="0"/>
          <w:numId w:val="15"/>
        </w:numPr>
        <w:shd w:val="clear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0" w:right="0" w:firstLine="0"/>
        <w:jc w:val="left"/>
        <w:textAlignment w:val="auto"/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shd w:val="clear" w:fill="auto"/>
          <w:vertAlign w:val="baseline"/>
        </w:rPr>
      </w:pPr>
      <w:r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</w:rPr>
        <w:t>Обновить исходный код:</w:t>
      </w:r>
    </w:p>
    <w:tbl>
      <w:tblPr>
        <w:tblStyle w:val="10"/>
        <w:tblW w:w="9354" w:type="dxa"/>
        <w:tblInd w:w="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9354"/>
      </w:tblGrid>
      <w:tr w14:paraId="6122ADB1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9354" w:type="dxa"/>
            <w:shd w:val="clear" w:color="auto" w:fill="333333"/>
          </w:tcPr>
          <w:p w14:paraId="57E71BAA">
            <w:pPr>
              <w:pStyle w:val="3"/>
              <w:keepNext w:val="0"/>
              <w:keepLines w:val="0"/>
              <w:pageBreakBefore w:val="0"/>
              <w:widowControl w:val="0"/>
              <w:shd w:val="clear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60" w:lineRule="auto"/>
              <w:ind w:left="0" w:right="0" w:firstLine="0" w:firstLineChars="0"/>
              <w:jc w:val="left"/>
              <w:textAlignment w:val="auto"/>
              <w:rPr>
                <w:rFonts w:hint="default" w:ascii="Times New Roman" w:hAnsi="Times New Roman" w:eastAsia="Times New Roman" w:cs="Times New Roman"/>
                <w:i w:val="0"/>
                <w:iCs w:val="0"/>
                <w:caps w:val="0"/>
                <w:smallCaps w:val="0"/>
                <w:strike w:val="0"/>
                <w:dstrike w:val="0"/>
                <w:color w:val="000000"/>
                <w:position w:val="0"/>
                <w:sz w:val="28"/>
                <w:szCs w:val="28"/>
                <w:shd w:val="clear" w:fill="auto"/>
                <w:vertAlign w:val="baseline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caps w:val="0"/>
                <w:smallCaps w:val="0"/>
                <w:strike w:val="0"/>
                <w:dstrike w:val="0"/>
                <w:color w:val="FFFFAA"/>
                <w:position w:val="0"/>
                <w:sz w:val="28"/>
                <w:szCs w:val="28"/>
                <w:shd w:val="clear" w:fill="333333"/>
                <w:vertAlign w:val="baseline"/>
              </w:rPr>
              <w:t xml:space="preserve"> git </w:t>
            </w:r>
            <w:r>
              <w:rPr>
                <w:rFonts w:hint="default" w:ascii="Times New Roman" w:hAnsi="Times New Roman" w:eastAsia="Consolas" w:cs="Times New Roman"/>
                <w:i w:val="0"/>
                <w:iCs w:val="0"/>
                <w:caps w:val="0"/>
                <w:smallCaps w:val="0"/>
                <w:strike w:val="0"/>
                <w:dstrike w:val="0"/>
                <w:color w:val="FFFFFF"/>
                <w:position w:val="0"/>
                <w:sz w:val="28"/>
                <w:szCs w:val="28"/>
                <w:u w:val="none"/>
                <w:shd w:val="clear" w:fill="333333"/>
                <w:vertAlign w:val="baseline"/>
              </w:rPr>
              <w:t xml:space="preserve">pull </w:t>
            </w:r>
            <w:r>
              <w:rPr>
                <w:rFonts w:hint="default" w:ascii="Times New Roman" w:hAnsi="Times New Roman" w:eastAsia="Consolas" w:cs="Times New Roman"/>
                <w:i w:val="0"/>
                <w:iCs w:val="0"/>
                <w:caps w:val="0"/>
                <w:smallCaps w:val="0"/>
                <w:strike w:val="0"/>
                <w:dstrike w:val="0"/>
                <w:color w:val="FFFFAA"/>
                <w:position w:val="0"/>
                <w:sz w:val="28"/>
                <w:szCs w:val="28"/>
                <w:shd w:val="clear" w:fill="333333"/>
                <w:vertAlign w:val="baseline"/>
              </w:rPr>
              <w:t>origin main</w:t>
            </w:r>
          </w:p>
        </w:tc>
      </w:tr>
    </w:tbl>
    <w:p w14:paraId="581349ED">
      <w:pPr>
        <w:pStyle w:val="3"/>
        <w:keepNext w:val="0"/>
        <w:keepLines w:val="0"/>
        <w:pageBreakBefore w:val="0"/>
        <w:widowControl/>
        <w:numPr>
          <w:ilvl w:val="0"/>
          <w:numId w:val="15"/>
        </w:numPr>
        <w:shd w:val="clear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0" w:right="0" w:firstLine="0"/>
        <w:jc w:val="left"/>
        <w:textAlignment w:val="auto"/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shd w:val="clear" w:fill="auto"/>
          <w:vertAlign w:val="baseline"/>
        </w:rPr>
      </w:pPr>
      <w:r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</w:rPr>
        <w:t>Пересобрать и запустить контейнеры заново: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  <w:lang w:val="en-US"/>
        </w:rPr>
        <w:t xml:space="preserve"> </w:t>
      </w:r>
    </w:p>
    <w:tbl>
      <w:tblPr>
        <w:tblStyle w:val="10"/>
        <w:tblW w:w="9354" w:type="dxa"/>
        <w:tblInd w:w="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9354"/>
      </w:tblGrid>
      <w:tr w14:paraId="45A7F465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9354" w:type="dxa"/>
            <w:shd w:val="clear" w:color="auto" w:fill="333333"/>
          </w:tcPr>
          <w:p w14:paraId="52AAE54A">
            <w:pPr>
              <w:pStyle w:val="3"/>
              <w:keepNext w:val="0"/>
              <w:keepLines w:val="0"/>
              <w:pageBreakBefore w:val="0"/>
              <w:widowControl w:val="0"/>
              <w:shd w:val="clear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60" w:lineRule="auto"/>
              <w:ind w:left="0" w:right="0" w:firstLine="0" w:firstLineChars="0"/>
              <w:jc w:val="left"/>
              <w:textAlignment w:val="auto"/>
              <w:rPr>
                <w:rFonts w:hint="default" w:ascii="Times New Roman" w:hAnsi="Times New Roman" w:eastAsia="Times New Roman" w:cs="Times New Roman"/>
                <w:i w:val="0"/>
                <w:iCs w:val="0"/>
                <w:caps w:val="0"/>
                <w:smallCaps w:val="0"/>
                <w:strike w:val="0"/>
                <w:dstrike w:val="0"/>
                <w:color w:val="000000"/>
                <w:position w:val="0"/>
                <w:sz w:val="28"/>
                <w:szCs w:val="28"/>
                <w:shd w:val="clear" w:fill="auto"/>
                <w:vertAlign w:val="baseline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caps w:val="0"/>
                <w:smallCaps w:val="0"/>
                <w:strike w:val="0"/>
                <w:dstrike w:val="0"/>
                <w:color w:val="FFFFFF"/>
                <w:position w:val="0"/>
                <w:sz w:val="28"/>
                <w:szCs w:val="28"/>
                <w:shd w:val="clear" w:fill="333333"/>
                <w:vertAlign w:val="baseline"/>
              </w:rPr>
              <w:t>docker-</w:t>
            </w:r>
            <w:r>
              <w:rPr>
                <w:rFonts w:hint="default" w:ascii="Times New Roman" w:hAnsi="Times New Roman" w:eastAsia="Consolas" w:cs="Times New Roman"/>
                <w:i w:val="0"/>
                <w:iCs w:val="0"/>
                <w:caps w:val="0"/>
                <w:smallCaps w:val="0"/>
                <w:strike w:val="0"/>
                <w:dstrike w:val="0"/>
                <w:color w:val="FFFFFF"/>
                <w:position w:val="0"/>
                <w:sz w:val="28"/>
                <w:szCs w:val="28"/>
                <w:u w:val="none"/>
                <w:shd w:val="clear" w:fill="333333"/>
                <w:vertAlign w:val="baseline"/>
              </w:rPr>
              <w:t xml:space="preserve">compose </w:t>
            </w:r>
            <w:r>
              <w:rPr>
                <w:rFonts w:hint="default" w:ascii="Times New Roman" w:hAnsi="Times New Roman" w:eastAsia="Consolas" w:cs="Times New Roman"/>
                <w:i w:val="0"/>
                <w:iCs w:val="0"/>
                <w:caps w:val="0"/>
                <w:smallCaps w:val="0"/>
                <w:strike w:val="0"/>
                <w:dstrike w:val="0"/>
                <w:color w:val="FFFFFF"/>
                <w:position w:val="0"/>
                <w:sz w:val="28"/>
                <w:szCs w:val="28"/>
                <w:shd w:val="clear" w:fill="333333"/>
                <w:vertAlign w:val="baseline"/>
              </w:rPr>
              <w:t xml:space="preserve">up -d </w:t>
            </w:r>
            <w:r>
              <w:rPr>
                <w:rFonts w:hint="default" w:ascii="Times New Roman" w:hAnsi="Times New Roman" w:eastAsia="Consolas" w:cs="Times New Roman"/>
                <w:i w:val="0"/>
                <w:iCs w:val="0"/>
                <w:caps w:val="0"/>
                <w:smallCaps w:val="0"/>
                <w:strike w:val="0"/>
                <w:dstrike w:val="0"/>
                <w:color w:val="888888"/>
                <w:position w:val="0"/>
                <w:sz w:val="28"/>
                <w:szCs w:val="28"/>
                <w:shd w:val="clear" w:fill="333333"/>
                <w:vertAlign w:val="baseline"/>
              </w:rPr>
              <w:t>--build</w:t>
            </w:r>
          </w:p>
        </w:tc>
      </w:tr>
    </w:tbl>
    <w:p w14:paraId="76CB8078">
      <w:pPr>
        <w:pStyle w:val="3"/>
        <w:keepNext w:val="0"/>
        <w:keepLines w:val="0"/>
        <w:pageBreakBefore w:val="0"/>
        <w:widowControl/>
        <w:shd w:val="clear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240" w:after="0" w:line="360" w:lineRule="auto"/>
        <w:ind w:left="0" w:right="0" w:firstLine="0"/>
        <w:jc w:val="left"/>
        <w:textAlignment w:val="auto"/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</w:rPr>
      </w:pPr>
      <w:r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  <w:lang w:val="ru-RU"/>
        </w:rPr>
        <w:t xml:space="preserve">Управление 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</w:rPr>
        <w:t>через интерфейс учителя позволяет добавлять новые учебные вопросы без остановки системы.</w:t>
      </w:r>
    </w:p>
    <w:p w14:paraId="46843820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40" w:after="0" w:line="360" w:lineRule="auto"/>
        <w:ind w:left="0" w:leftChars="0" w:firstLine="0" w:firstLineChars="0"/>
        <w:textAlignment w:val="auto"/>
        <w:rPr>
          <w:rFonts w:hint="default" w:ascii="Times New Roman" w:hAnsi="Times New Roman" w:cs="Times New Roman"/>
          <w:b/>
          <w:bCs/>
          <w:position w:val="0"/>
          <w:sz w:val="28"/>
          <w:szCs w:val="28"/>
          <w:vertAlign w:val="baseline"/>
        </w:rPr>
      </w:pPr>
      <w:r>
        <w:rPr>
          <w:rFonts w:hint="default" w:ascii="Times New Roman" w:hAnsi="Times New Roman" w:cs="Times New Roman"/>
          <w:b/>
          <w:bCs/>
          <w:position w:val="0"/>
          <w:sz w:val="28"/>
          <w:szCs w:val="28"/>
          <w:vertAlign w:val="baseline"/>
        </w:rPr>
        <w:t>Мониторинг и экспорт данных</w:t>
      </w:r>
    </w:p>
    <w:p w14:paraId="1E5B89E2">
      <w:pPr>
        <w:pStyle w:val="3"/>
        <w:keepNext w:val="0"/>
        <w:keepLines w:val="0"/>
        <w:pageBreakBefore w:val="0"/>
        <w:widowControl/>
        <w:shd w:val="clear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0" w:leftChars="0" w:right="0" w:firstLine="0" w:firstLineChars="0"/>
        <w:jc w:val="left"/>
        <w:textAlignment w:val="auto"/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</w:rPr>
      </w:pPr>
      <w:r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</w:rPr>
        <w:t>•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  <w:lang w:val="en-US"/>
        </w:rPr>
        <w:t xml:space="preserve"> </w:t>
      </w:r>
      <w:r>
        <w:rPr>
          <w:rFonts w:hint="default" w:ascii="Times New Roman" w:hAnsi="Times New Roman" w:eastAsia="Times New Roman" w:cs="Times New Roman"/>
          <w:b/>
          <w:bCs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</w:rPr>
        <w:t>Администратор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  <w:lang w:val="en-US"/>
        </w:rPr>
        <w:t xml:space="preserve"> 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</w:rPr>
        <w:t xml:space="preserve">может отслеживать активность и экспортировать список пользователей в формате CSV через </w:t>
      </w:r>
      <w:r>
        <w:rPr>
          <w:rFonts w:hint="default" w:ascii="Times New Roman" w:hAnsi="Times New Roman" w:eastAsia="Times New Roman" w:cs="Times New Roman"/>
          <w:b/>
          <w:bCs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</w:rPr>
        <w:t xml:space="preserve">консоль 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</w:rPr>
        <w:t>(/cons).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</w:rPr>
        <w:br w:type="textWrapping"/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</w:rPr>
        <w:t>•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  <w:lang w:val="en-US"/>
        </w:rPr>
        <w:t xml:space="preserve"> </w:t>
      </w:r>
      <w:r>
        <w:rPr>
          <w:rFonts w:hint="default" w:ascii="Times New Roman" w:hAnsi="Times New Roman" w:eastAsia="Times New Roman" w:cs="Times New Roman"/>
          <w:b/>
          <w:bCs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</w:rPr>
        <w:t>Учителя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  <w:lang w:val="en-US"/>
        </w:rPr>
        <w:t xml:space="preserve"> 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</w:rPr>
        <w:t>имеют доступ к детальной статистике по успеваемости групп и отдельных учеников через панель управления.</w:t>
      </w:r>
    </w:p>
    <w:p w14:paraId="058F1DDB">
      <w:pPr>
        <w:pStyle w:val="6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 w:ascii="Times New Roman" w:hAnsi="Times New Roman" w:cs="Times New Roman"/>
        </w:rPr>
      </w:pPr>
      <w:bookmarkStart w:id="34" w:name="_Toc8127"/>
      <w:r>
        <w:rPr>
          <w:rFonts w:hint="default" w:ascii="Times New Roman" w:hAnsi="Times New Roman" w:cs="Times New Roman"/>
        </w:rPr>
        <w:t>2.2.3.5. Рекомендации по эксплуатации в учебном процессе</w:t>
      </w:r>
      <w:bookmarkEnd w:id="34"/>
    </w:p>
    <w:p w14:paraId="7A2EB028">
      <w:pPr>
        <w:pStyle w:val="3"/>
        <w:keepNext w:val="0"/>
        <w:keepLines w:val="0"/>
        <w:pageBreakBefore w:val="0"/>
        <w:widowControl/>
        <w:shd w:val="clear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240" w:after="0" w:line="360" w:lineRule="auto"/>
        <w:ind w:left="0" w:leftChars="0" w:right="0" w:firstLine="0" w:firstLineChars="0"/>
        <w:jc w:val="left"/>
        <w:textAlignment w:val="auto"/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</w:rPr>
        <w:t>•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  <w:lang w:val="en-US"/>
        </w:rPr>
        <w:t xml:space="preserve"> </w:t>
      </w:r>
      <w:r>
        <w:rPr>
          <w:rFonts w:hint="default" w:ascii="Times New Roman" w:hAnsi="Times New Roman" w:eastAsia="Times New Roman" w:cs="Times New Roman"/>
          <w:b/>
          <w:bCs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</w:rPr>
        <w:t>Проведение вводного занятия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</w:rPr>
        <w:t>: Учителю рекомендуется провести первое занятие, на котором ученики зарегистрируются в системе и пройдут пробную тренировку.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</w:rPr>
        <w:br w:type="textWrapping"/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</w:rPr>
        <w:t>•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  <w:lang w:val="en-US"/>
        </w:rPr>
        <w:t xml:space="preserve"> </w:t>
      </w:r>
      <w:r>
        <w:rPr>
          <w:rFonts w:hint="default" w:ascii="Times New Roman" w:hAnsi="Times New Roman" w:eastAsia="Times New Roman" w:cs="Times New Roman"/>
          <w:b/>
          <w:bCs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</w:rPr>
        <w:t>Назначение тестов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</w:rPr>
        <w:t>: Тестирования следует назначать на конкретные учебные периоды, контролируя их статус (активно/завершено).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</w:rPr>
        <w:br w:type="textWrapping"/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</w:rPr>
        <w:t>•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  <w:lang w:val="en-US"/>
        </w:rPr>
        <w:t xml:space="preserve"> </w:t>
      </w:r>
      <w:r>
        <w:rPr>
          <w:rFonts w:hint="default" w:ascii="Times New Roman" w:hAnsi="Times New Roman" w:eastAsia="Times New Roman" w:cs="Times New Roman"/>
          <w:b/>
          <w:bCs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</w:rPr>
        <w:t>Анализ результатов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</w:rPr>
        <w:t>: Регулярный анализ статистики позволяет выявлять общие проблемные темы для повторного разбора с классом и индивидуальные трудности учеников.</w:t>
      </w:r>
    </w:p>
    <w:p w14:paraId="5A44BF4A">
      <w:pPr>
        <w:pStyle w:val="5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 w:ascii="Times New Roman" w:hAnsi="Times New Roman" w:cs="Times New Roman"/>
        </w:rPr>
      </w:pPr>
      <w:bookmarkStart w:id="35" w:name="_Toc18933"/>
      <w:r>
        <w:rPr>
          <w:rFonts w:hint="default" w:ascii="Times New Roman" w:hAnsi="Times New Roman" w:cs="Times New Roman"/>
        </w:rPr>
        <w:t>2.2.4. Тестирование и результаты</w:t>
      </w:r>
      <w:bookmarkEnd w:id="35"/>
    </w:p>
    <w:p w14:paraId="71FCA526">
      <w:pPr>
        <w:pStyle w:val="6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 w:ascii="Times New Roman" w:hAnsi="Times New Roman" w:cs="Times New Roman"/>
        </w:rPr>
      </w:pPr>
      <w:bookmarkStart w:id="36" w:name="_Toc5378"/>
      <w:r>
        <w:rPr>
          <w:rFonts w:hint="default" w:ascii="Times New Roman" w:hAnsi="Times New Roman" w:cs="Times New Roman"/>
        </w:rPr>
        <w:t>2.2.4.1. Методика проведения пилотного тестирования</w:t>
      </w:r>
      <w:bookmarkEnd w:id="36"/>
    </w:p>
    <w:p w14:paraId="74543645">
      <w:pPr>
        <w:pStyle w:val="3"/>
        <w:keepNext w:val="0"/>
        <w:keepLines w:val="0"/>
        <w:pageBreakBefore w:val="0"/>
        <w:widowControl/>
        <w:shd w:val="clear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240" w:after="0" w:line="360" w:lineRule="auto"/>
        <w:ind w:left="0" w:right="0" w:firstLine="0"/>
        <w:jc w:val="left"/>
        <w:textAlignment w:val="auto"/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</w:rPr>
      </w:pPr>
      <w:r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</w:rPr>
        <w:t>Для первичной оценки работоспособности платформы и сбора обратной связи было проведено пилотное тестирование с участием 4 пользователей. Тестирование проводилось в режиме, максимально приближенном к реальным условиям эксплуатации в образовательном учреждении:</w:t>
      </w:r>
    </w:p>
    <w:p w14:paraId="772D4D32">
      <w:pPr>
        <w:pStyle w:val="3"/>
        <w:keepNext w:val="0"/>
        <w:keepLines w:val="0"/>
        <w:pageBreakBefore w:val="0"/>
        <w:widowControl/>
        <w:shd w:val="clear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240" w:after="0" w:line="360" w:lineRule="auto"/>
        <w:ind w:left="0" w:leftChars="0" w:right="0" w:firstLine="0" w:firstLineChars="0"/>
        <w:jc w:val="left"/>
        <w:textAlignment w:val="auto"/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</w:rPr>
      </w:pPr>
      <w:r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</w:rPr>
        <w:t>•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  <w:lang w:val="en-US"/>
        </w:rPr>
        <w:t xml:space="preserve"> </w:t>
      </w:r>
      <w:r>
        <w:rPr>
          <w:rFonts w:hint="default" w:ascii="Times New Roman" w:hAnsi="Times New Roman" w:eastAsia="Times New Roman" w:cs="Times New Roman"/>
          <w:b/>
          <w:bCs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</w:rPr>
        <w:t>Цель тестирования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</w:rPr>
        <w:t>: проверка корректности работы основных модулей платформы (регистрация, аутентификация, прохождение теста, сохранение и отображение результатов) и сбор предварительных данных об эффективности обучения.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</w:rPr>
        <w:br w:type="textWrapping"/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</w:rPr>
        <w:t>•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  <w:lang w:val="en-US"/>
        </w:rPr>
        <w:t xml:space="preserve"> </w:t>
      </w:r>
      <w:r>
        <w:rPr>
          <w:rFonts w:hint="default" w:ascii="Times New Roman" w:hAnsi="Times New Roman" w:eastAsia="Times New Roman" w:cs="Times New Roman"/>
          <w:b/>
          <w:bCs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</w:rPr>
        <w:t>Контингент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</w:rPr>
        <w:t>: тестирование прошли 4 пользователя,</w:t>
      </w:r>
      <w:r>
        <w:rPr>
          <w:rFonts w:hint="default" w:ascii="Times New Roman" w:hAnsi="Times New Roman" w:eastAsia="Times New Roman" w:cs="Times New Roman"/>
        </w:rPr>
        <w:t>без подготовки и специализированных знаний.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</w:rPr>
        <w:br w:type="textWrapping"/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</w:rPr>
        <w:t>•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  <w:lang w:val="en-US"/>
        </w:rPr>
        <w:t xml:space="preserve"> </w:t>
      </w:r>
      <w:r>
        <w:rPr>
          <w:rFonts w:hint="default" w:ascii="Times New Roman" w:hAnsi="Times New Roman" w:eastAsia="Times New Roman" w:cs="Times New Roman"/>
          <w:b/>
          <w:bCs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</w:rPr>
        <w:t>Используемый тест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</w:rPr>
        <w:t>: был назначен стандартный тест «New», автоматически доступный всем новым пользователям после регистрации. Тест содержал 25 вопросов (сообщений) на распознавание фишинга.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</w:rPr>
        <w:br w:type="textWrapping"/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</w:rPr>
        <w:t>•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  <w:lang w:val="en-US"/>
        </w:rPr>
        <w:t xml:space="preserve"> </w:t>
      </w:r>
      <w:r>
        <w:rPr>
          <w:rFonts w:hint="default" w:ascii="Times New Roman" w:hAnsi="Times New Roman" w:eastAsia="Times New Roman" w:cs="Times New Roman"/>
          <w:b/>
          <w:bCs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</w:rPr>
        <w:t>Условия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</w:rPr>
        <w:t>: пользователи проходили тест самостоятельно, без ограничения по времени, в привычной для них обстановке.</w:t>
      </w:r>
    </w:p>
    <w:p w14:paraId="7D71EB8E">
      <w:pPr>
        <w:pStyle w:val="6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 w:ascii="Times New Roman" w:hAnsi="Times New Roman" w:cs="Times New Roman"/>
        </w:rPr>
      </w:pPr>
      <w:bookmarkStart w:id="37" w:name="_Toc17211"/>
      <w:r>
        <w:rPr>
          <w:rFonts w:hint="default" w:ascii="Times New Roman" w:hAnsi="Times New Roman" w:cs="Times New Roman"/>
        </w:rPr>
        <w:t>2.2.4.2. Полученные данные и метрики</w:t>
      </w:r>
      <w:bookmarkEnd w:id="37"/>
    </w:p>
    <w:p w14:paraId="277A9B5F">
      <w:pPr>
        <w:pStyle w:val="3"/>
        <w:keepNext w:val="0"/>
        <w:keepLines w:val="0"/>
        <w:pageBreakBefore w:val="0"/>
        <w:widowControl/>
        <w:shd w:val="clear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240" w:after="0" w:line="360" w:lineRule="auto"/>
        <w:ind w:left="0" w:right="0" w:firstLine="0"/>
        <w:jc w:val="left"/>
        <w:textAlignment w:val="auto"/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</w:rPr>
      </w:pPr>
      <w:r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</w:rPr>
        <w:t xml:space="preserve">В результате прохождения теста системой были зафиксированы и агрегированы следующие данные (представлены на 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  <w:lang w:val="ru-RU"/>
        </w:rPr>
        <w:fldChar w:fldCharType="begin"/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  <w:lang w:val="ru-RU"/>
        </w:rPr>
        <w:instrText xml:space="preserve"> HYPERLINK \l "Рисунок_а5" </w:instrTex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  <w:lang w:val="ru-RU"/>
        </w:rPr>
        <w:fldChar w:fldCharType="separate"/>
      </w:r>
      <w:r>
        <w:rPr>
          <w:rStyle w:val="12"/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position w:val="0"/>
          <w:sz w:val="28"/>
          <w:szCs w:val="28"/>
          <w:shd w:val="clear" w:fill="auto"/>
          <w:vertAlign w:val="baseline"/>
          <w:lang w:val="ru-RU"/>
        </w:rPr>
        <w:t>рисунке а.5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  <w:lang w:val="ru-RU"/>
        </w:rPr>
        <w:fldChar w:fldCharType="end"/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</w:rPr>
        <w:t xml:space="preserve"> в приложении):</w:t>
      </w:r>
    </w:p>
    <w:p w14:paraId="30146793">
      <w:pPr>
        <w:pStyle w:val="3"/>
        <w:keepNext w:val="0"/>
        <w:keepLines w:val="0"/>
        <w:pageBreakBefore w:val="0"/>
        <w:widowControl/>
        <w:shd w:val="clear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240" w:after="0" w:line="360" w:lineRule="auto"/>
        <w:ind w:left="0" w:leftChars="0" w:right="0" w:firstLine="0" w:firstLineChars="0"/>
        <w:jc w:val="left"/>
        <w:textAlignment w:val="auto"/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</w:rPr>
      </w:pPr>
      <w:r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</w:rPr>
        <w:t>•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  <w:lang w:val="en-US"/>
        </w:rPr>
        <w:t xml:space="preserve"> </w:t>
      </w:r>
      <w:r>
        <w:rPr>
          <w:rFonts w:hint="default" w:ascii="Times New Roman" w:hAnsi="Times New Roman" w:eastAsia="Times New Roman" w:cs="Times New Roman"/>
          <w:b/>
          <w:bCs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</w:rPr>
        <w:t>Количество участников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</w:rPr>
        <w:t>: 4 человека.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</w:rPr>
        <w:br w:type="textWrapping"/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</w:rPr>
        <w:t>•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  <w:lang w:val="en-US"/>
        </w:rPr>
        <w:t xml:space="preserve"> </w:t>
      </w:r>
      <w:r>
        <w:rPr>
          <w:rFonts w:hint="default" w:ascii="Times New Roman" w:hAnsi="Times New Roman" w:eastAsia="Times New Roman" w:cs="Times New Roman"/>
          <w:b/>
          <w:bCs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</w:rPr>
        <w:t>Количество вопросов в тесте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</w:rPr>
        <w:t>: 25.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</w:rPr>
        <w:br w:type="textWrapping"/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</w:rPr>
        <w:t>•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  <w:lang w:val="en-US"/>
        </w:rPr>
        <w:t xml:space="preserve"> </w:t>
      </w:r>
      <w:r>
        <w:rPr>
          <w:rFonts w:hint="default" w:ascii="Times New Roman" w:hAnsi="Times New Roman" w:eastAsia="Times New Roman" w:cs="Times New Roman"/>
          <w:b/>
          <w:bCs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</w:rPr>
        <w:t>Индивидуальные результаты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</w:rPr>
        <w:t>: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</w:rPr>
        <w:br w:type="textWrapping"/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</w:rPr>
        <w:t>– Пользователь «Zhenia» (ID 9): правильно ответил на 21 вопрос, точность — 84%, итоговый балл — 21.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</w:rPr>
        <w:br w:type="textWrapping"/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</w:rPr>
        <w:t>– Пользователь «Ольга» (ID 10): правильно ответила на 15 вопросов, точность — 78%, итоговый балл — 15.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</w:rPr>
        <w:br w:type="textWrapping"/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</w:rPr>
        <w:t>– Пользователь «Анна» (ID 12): правильно ответила на 21 вопрос, точность — 84%, итоговый балл — 21.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</w:rPr>
        <w:br w:type="textWrapping"/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</w:rPr>
        <w:t>– Пользователь «Ирина» (ID 11): правильно ответила на 20 вопросов, точность — 80%, итоговый балл — 20.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</w:rPr>
        <w:br w:type="textWrapping"/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</w:rPr>
        <w:t>•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  <w:lang w:val="en-US"/>
        </w:rPr>
        <w:t xml:space="preserve"> </w:t>
      </w:r>
      <w:r>
        <w:rPr>
          <w:rFonts w:hint="default" w:ascii="Times New Roman" w:hAnsi="Times New Roman" w:eastAsia="Times New Roman" w:cs="Times New Roman"/>
          <w:b/>
          <w:bCs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</w:rPr>
        <w:t>Сводная статистика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</w:rPr>
        <w:t>: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</w:rPr>
        <w:br w:type="textWrapping"/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</w:rPr>
        <w:t>– Средняя точность среди участников: ~81,5%.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</w:rPr>
        <w:br w:type="textWrapping"/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</w:rPr>
        <w:t>– Средний набранный балл: ~19,25.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</w:rPr>
        <w:br w:type="textWrapping"/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</w:rPr>
        <w:t>– Разброс показателей точности: от 78% до 84%.</w:t>
      </w:r>
    </w:p>
    <w:p w14:paraId="64B728CF">
      <w:pPr>
        <w:pStyle w:val="6"/>
        <w:bidi w:val="0"/>
        <w:rPr>
          <w:rFonts w:hint="default" w:ascii="Times New Roman" w:hAnsi="Times New Roman" w:cs="Times New Roman"/>
        </w:rPr>
      </w:pPr>
      <w:bookmarkStart w:id="38" w:name="_Toc1315"/>
      <w:r>
        <w:rPr>
          <w:rFonts w:hint="default" w:ascii="Times New Roman" w:hAnsi="Times New Roman" w:cs="Times New Roman"/>
        </w:rPr>
        <w:t>2.2.4.3. Анализ результатов</w:t>
      </w:r>
      <w:bookmarkEnd w:id="38"/>
    </w:p>
    <w:p w14:paraId="41A54D63">
      <w:pPr>
        <w:pStyle w:val="3"/>
        <w:keepNext w:val="0"/>
        <w:keepLines w:val="0"/>
        <w:pageBreakBefore w:val="0"/>
        <w:widowControl/>
        <w:shd w:val="clear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0" w:right="0" w:firstLine="0"/>
        <w:jc w:val="left"/>
        <w:textAlignment w:val="auto"/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</w:rPr>
      </w:pPr>
      <w:r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</w:rPr>
        <w:t>Полученные данные позволяют сделать следующие предварительные выводы:</w:t>
      </w:r>
    </w:p>
    <w:p w14:paraId="71EE9023">
      <w:pPr>
        <w:pStyle w:val="3"/>
        <w:keepNext w:val="0"/>
        <w:keepLines w:val="0"/>
        <w:pageBreakBefore w:val="0"/>
        <w:widowControl/>
        <w:shd w:val="clear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0" w:right="0" w:firstLine="0"/>
        <w:jc w:val="left"/>
        <w:textAlignment w:val="auto"/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</w:rPr>
      </w:pPr>
      <w:r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</w:rPr>
        <w:t>Функциональная готовность: Все пользователи успешно прошли полный цикл взаимодействия с платформой — от регистрации до получения итогового результата. Это подтверждает корректную работу ядра системы: маршрутизации, авторизации, механизма тестирования, подсчёта баллов и отображения статистики.</w:t>
      </w:r>
    </w:p>
    <w:p w14:paraId="0549A9FB">
      <w:pPr>
        <w:pStyle w:val="3"/>
        <w:keepNext w:val="0"/>
        <w:keepLines w:val="0"/>
        <w:pageBreakBefore w:val="0"/>
        <w:widowControl/>
        <w:shd w:val="clear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0" w:right="0" w:firstLine="0"/>
        <w:jc w:val="left"/>
        <w:textAlignment w:val="auto"/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</w:rPr>
      </w:pPr>
      <w:r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</w:rPr>
        <w:t>Эффективность как инструмента обучения: Средний показатель точности (~81,5%) на первом же тесте для пользователей, не проходивших специализированную подготовку, указывает на то, что платформа предоставляет достаточно информации и контекста для принятия верных решений. Наличие разбора ошибок в режиме тренировки, по предварительной обратной связи, способствует пониманию причин ошибок.</w:t>
      </w:r>
    </w:p>
    <w:p w14:paraId="021ABBC9">
      <w:pPr>
        <w:pStyle w:val="3"/>
        <w:keepNext w:val="0"/>
        <w:keepLines w:val="0"/>
        <w:pageBreakBefore w:val="0"/>
        <w:widowControl/>
        <w:shd w:val="clear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0" w:right="0" w:firstLine="0"/>
        <w:jc w:val="left"/>
        <w:textAlignment w:val="auto"/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</w:rPr>
      </w:pPr>
      <w:r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</w:rPr>
        <w:t>Объективность оценки: Система продемонстрировала стабильность в подсчёте результатов — баллы пользователей строго соответствуют количеству правильных ответов, а статистика отображается в едином формате для всех, что обеспечивает прозрачность оценки.</w:t>
      </w:r>
    </w:p>
    <w:p w14:paraId="45F95F89">
      <w:pPr>
        <w:pStyle w:val="6"/>
        <w:bidi w:val="0"/>
        <w:rPr>
          <w:rFonts w:hint="default" w:ascii="Times New Roman" w:hAnsi="Times New Roman" w:cs="Times New Roman"/>
        </w:rPr>
      </w:pPr>
      <w:bookmarkStart w:id="39" w:name="_Toc10658"/>
      <w:r>
        <w:rPr>
          <w:rFonts w:hint="default" w:ascii="Times New Roman" w:hAnsi="Times New Roman" w:cs="Times New Roman"/>
        </w:rPr>
        <w:t>2.2.4.4. Ограничения и дальнейшие шаги по оценке эффективности</w:t>
      </w:r>
      <w:bookmarkEnd w:id="39"/>
    </w:p>
    <w:p w14:paraId="42014224">
      <w:pPr>
        <w:pStyle w:val="3"/>
        <w:keepNext w:val="0"/>
        <w:keepLines w:val="0"/>
        <w:pageBreakBefore w:val="0"/>
        <w:widowControl/>
        <w:shd w:val="clear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0" w:right="0" w:firstLine="0"/>
        <w:jc w:val="left"/>
        <w:textAlignment w:val="auto"/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</w:rPr>
      </w:pPr>
      <w:r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</w:rPr>
        <w:t>Проведённое пилотное тестирование имело ограниченный масштаб, что не позволяет делать статистически значимые выводы об образовательном воздействии платформы в долгосрочной перспективе.</w:t>
      </w:r>
    </w:p>
    <w:p w14:paraId="1366F39A">
      <w:pPr>
        <w:pStyle w:val="3"/>
        <w:keepNext w:val="0"/>
        <w:keepLines w:val="0"/>
        <w:pageBreakBefore w:val="0"/>
        <w:widowControl/>
        <w:shd w:val="clear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0" w:right="0" w:firstLine="0"/>
        <w:jc w:val="left"/>
        <w:textAlignment w:val="auto"/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</w:rPr>
      </w:pPr>
      <w:r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</w:rPr>
        <w:t>• Требуется больше данных: Для валидной оценки необходим эксперимент с участием не менее 20-30 пользователей, разделённых на контрольную и тестовую группы.</w:t>
      </w:r>
    </w:p>
    <w:p w14:paraId="6FD6D4FA">
      <w:pPr>
        <w:pStyle w:val="3"/>
        <w:keepNext w:val="0"/>
        <w:keepLines w:val="0"/>
        <w:pageBreakBefore w:val="0"/>
        <w:widowControl/>
        <w:shd w:val="clear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0" w:right="0" w:firstLine="0"/>
        <w:jc w:val="left"/>
        <w:textAlignment w:val="auto"/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</w:rPr>
      </w:pPr>
      <w:r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</w:rPr>
        <w:t xml:space="preserve">• Необходимость сравнения «до/после»: Ключевым показателем эффективности является не разовый результат, а динамика роста навыков. В идеальном сценарии следует </w:t>
      </w:r>
      <w:r>
        <w:rPr>
          <w:rFonts w:hint="default" w:ascii="Times New Roman" w:hAnsi="Times New Roman" w:eastAsia="Times New Roman" w:cs="Times New Roman"/>
        </w:rPr>
        <w:t>измерить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</w:rPr>
        <w:t xml:space="preserve"> точность распознавания фишинга до начала использования платформы и после прохождения цикла из нескольких тренировок и тестов.</w:t>
      </w:r>
    </w:p>
    <w:p w14:paraId="69B352D3">
      <w:pPr>
        <w:pStyle w:val="3"/>
        <w:keepNext w:val="0"/>
        <w:keepLines w:val="0"/>
        <w:pageBreakBefore w:val="0"/>
        <w:widowControl/>
        <w:shd w:val="clear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0" w:right="0" w:firstLine="0"/>
        <w:jc w:val="left"/>
        <w:textAlignment w:val="auto"/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</w:rPr>
      </w:pPr>
      <w:r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</w:rPr>
        <w:t>• Сбор качественной обратной связи: Помимо количественных метрик, важно получить отзывы пользователей (учителей и учеников) об удобстве интерфейса, ясности заданий и полезности разбора ошибок для планирования доработок.</w:t>
      </w:r>
    </w:p>
    <w:p w14:paraId="5E43A534">
      <w:pPr>
        <w:pStyle w:val="3"/>
        <w:keepNext w:val="0"/>
        <w:keepLines w:val="0"/>
        <w:pageBreakBefore w:val="0"/>
        <w:widowControl/>
        <w:shd w:val="clear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0" w:right="0" w:firstLine="0"/>
        <w:jc w:val="left"/>
        <w:textAlignment w:val="auto"/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</w:rPr>
      </w:pPr>
      <w:r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</w:rPr>
        <w:t>Таким образом, пилотное тестирование подтвердило работоспособность и потенциальную эффективность платформы FishChat как инструмента для обучения. Следующим этапом должно стать её внедрение в реальный учебный процесс для сбора более репрезентативных данных.</w:t>
      </w:r>
    </w:p>
    <w:p w14:paraId="17C901B5">
      <w:pPr>
        <w:pStyle w:val="5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 w:ascii="Times New Roman" w:hAnsi="Times New Roman" w:cs="Times New Roman"/>
        </w:rPr>
      </w:pPr>
      <w:bookmarkStart w:id="40" w:name="_Toc19889"/>
      <w:r>
        <w:rPr>
          <w:rFonts w:hint="default" w:ascii="Times New Roman" w:hAnsi="Times New Roman" w:cs="Times New Roman"/>
        </w:rPr>
        <w:t>2.2.5. Безопасность</w:t>
      </w:r>
      <w:bookmarkEnd w:id="40"/>
    </w:p>
    <w:p w14:paraId="4265D15E">
      <w:pPr>
        <w:pStyle w:val="6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 w:ascii="Times New Roman" w:hAnsi="Times New Roman" w:cs="Times New Roman"/>
        </w:rPr>
      </w:pPr>
      <w:bookmarkStart w:id="41" w:name="_Toc31821"/>
      <w:r>
        <w:rPr>
          <w:rFonts w:hint="default" w:ascii="Times New Roman" w:hAnsi="Times New Roman" w:cs="Times New Roman"/>
        </w:rPr>
        <w:t>2.2.5.1. Общий подход к безопасности</w:t>
      </w:r>
      <w:bookmarkEnd w:id="41"/>
    </w:p>
    <w:p w14:paraId="7992EA5F">
      <w:pPr>
        <w:pStyle w:val="3"/>
        <w:keepNext w:val="0"/>
        <w:keepLines w:val="0"/>
        <w:pageBreakBefore w:val="0"/>
        <w:widowControl/>
        <w:shd w:val="clear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0" w:right="0" w:firstLine="0"/>
        <w:jc w:val="both"/>
        <w:textAlignment w:val="auto"/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</w:rPr>
      </w:pPr>
      <w:r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</w:rPr>
        <w:t>При разработке платформы FishChat CyberTraining System безопасность данных пользователей и целостность системы являлись приоритетными задачами. Учитывая, что платформа оперирует учётными данными и результатами учебной деятельности, были реализованы меры защиты на нескольких уровнях: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  <w:lang w:val="en-US"/>
        </w:rPr>
        <w:t xml:space="preserve"> </w:t>
      </w:r>
      <w:r>
        <w:rPr>
          <w:rFonts w:hint="default" w:ascii="Times New Roman" w:hAnsi="Times New Roman" w:eastAsia="Times New Roman" w:cs="Times New Roman"/>
          <w:b/>
          <w:bCs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</w:rPr>
        <w:t>аутентификация и авторизация, защита данных, веб-безопасность и безопасность сессий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</w:rPr>
        <w:t>.</w:t>
      </w:r>
    </w:p>
    <w:p w14:paraId="2B56A324">
      <w:pPr>
        <w:pStyle w:val="6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 w:ascii="Times New Roman" w:hAnsi="Times New Roman" w:cs="Times New Roman"/>
        </w:rPr>
      </w:pPr>
      <w:bookmarkStart w:id="42" w:name="_Toc29135"/>
      <w:r>
        <w:rPr>
          <w:rFonts w:hint="default" w:ascii="Times New Roman" w:hAnsi="Times New Roman" w:cs="Times New Roman"/>
        </w:rPr>
        <w:t>2.2.5.2. Меры защиты, реализованные в платформе</w:t>
      </w:r>
      <w:bookmarkEnd w:id="42"/>
    </w:p>
    <w:p w14:paraId="422B3EB4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0" w:line="360" w:lineRule="auto"/>
        <w:ind w:left="0" w:leftChars="0" w:firstLine="0" w:firstLineChars="0"/>
        <w:textAlignment w:val="auto"/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  <w:position w:val="0"/>
          <w:sz w:val="28"/>
          <w:szCs w:val="28"/>
          <w:vertAlign w:val="baseline"/>
        </w:rPr>
        <w:t xml:space="preserve">Аутентификация </w:t>
      </w:r>
      <w:r>
        <w:rPr>
          <w:rFonts w:hint="default" w:ascii="Times New Roman" w:hAnsi="Times New Roman" w:cs="Times New Roman"/>
          <w:b/>
          <w:bCs/>
        </w:rPr>
        <w:t>и управление доступом (Authorization)</w:t>
      </w:r>
    </w:p>
    <w:p w14:paraId="60E38F03">
      <w:pPr>
        <w:pStyle w:val="3"/>
        <w:keepNext w:val="0"/>
        <w:keepLines w:val="0"/>
        <w:pageBreakBefore w:val="0"/>
        <w:widowControl/>
        <w:shd w:val="clear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0" w:leftChars="0" w:right="0" w:firstLine="0" w:firstLineChars="0"/>
        <w:jc w:val="both"/>
        <w:textAlignment w:val="auto"/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</w:rPr>
      </w:pPr>
      <w:r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</w:rPr>
        <w:t>•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  <w:lang w:val="en-US"/>
        </w:rPr>
        <w:t xml:space="preserve"> </w:t>
      </w:r>
      <w:r>
        <w:rPr>
          <w:rFonts w:hint="default" w:ascii="Times New Roman" w:hAnsi="Times New Roman" w:eastAsia="Times New Roman" w:cs="Times New Roman"/>
          <w:b/>
          <w:bCs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</w:rPr>
        <w:t>Хеширование паролей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</w:rPr>
        <w:t>: Все пароли пользователей не хранятся в открытом виде. При регистрации или смене пароля используется алгоритм хеширования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  <w:lang w:val="en-US"/>
        </w:rPr>
        <w:t xml:space="preserve"> </w:t>
      </w:r>
      <w:r>
        <w:rPr>
          <w:rFonts w:hint="default" w:ascii="Times New Roman" w:hAnsi="Times New Roman" w:eastAsia="Times New Roman" w:cs="Times New Roman"/>
          <w:b/>
          <w:bCs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</w:rPr>
        <w:t>PBKDF2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  <w:lang w:val="en-US"/>
        </w:rPr>
        <w:t xml:space="preserve"> 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</w:rPr>
        <w:t>из библиотеки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  <w:lang w:val="en-US"/>
        </w:rPr>
        <w:t xml:space="preserve"> 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</w:rPr>
        <w:t>werkzeug.security. Пароль преобразуется в безопасный хеш (generate_password_hash), который затем сохраняется в базе данных. При входе в систему введённый пароль сравнивается с этим хешом методом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  <w:lang w:val="en-US"/>
        </w:rPr>
        <w:t xml:space="preserve"> 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</w:rPr>
        <w:t>check_password_hash.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</w:rPr>
        <w:br w:type="textWrapping"/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</w:rPr>
        <w:t>•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  <w:lang w:val="en-US"/>
        </w:rPr>
        <w:t xml:space="preserve"> </w:t>
      </w:r>
      <w:r>
        <w:rPr>
          <w:rFonts w:hint="default" w:ascii="Times New Roman" w:hAnsi="Times New Roman" w:eastAsia="Times New Roman" w:cs="Times New Roman"/>
          <w:b/>
          <w:bCs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</w:rPr>
        <w:t>Ролевая модель (RBAC)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</w:rPr>
        <w:t>: В системе реализована модель разграничения доступа на основе ролей (Role-Based Access Control). Пользователи имеют атрибут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  <w:lang w:val="en-US"/>
        </w:rPr>
        <w:t xml:space="preserve"> 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</w:rPr>
        <w:t>privileges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  <w:lang w:val="en-US"/>
        </w:rPr>
        <w:t xml:space="preserve"> 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</w:rPr>
        <w:t>(</w:t>
      </w:r>
      <w:r>
        <w:rPr>
          <w:rFonts w:hint="default" w:ascii="Times New Roman" w:hAnsi="Times New Roman" w:eastAsia="Times New Roman" w:cs="Times New Roman"/>
          <w:b/>
          <w:bCs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</w:rPr>
        <w:t>0 — ученик, 1 — учитель, 2 — администратор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</w:rPr>
        <w:t>). Критически важные маршруты (например,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  <w:lang w:val="en-US"/>
        </w:rPr>
        <w:t xml:space="preserve"> 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</w:rPr>
        <w:t>/dashboard,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  <w:lang w:val="en-US"/>
        </w:rPr>
        <w:t xml:space="preserve"> 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</w:rPr>
        <w:t>/cons) защищены проверкой через функцию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  <w:lang w:val="en-US"/>
        </w:rPr>
        <w:t xml:space="preserve"> 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</w:rPr>
        <w:t>check_privileges()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  <w:lang w:val="en-US"/>
        </w:rPr>
        <w:t xml:space="preserve"> 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</w:rPr>
        <w:t>или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  <w:lang w:val="en-US"/>
        </w:rPr>
        <w:t xml:space="preserve"> 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</w:rPr>
        <w:t>check_admin(), которая проверяет роль текущего пользователя перед предоставлением доступа к функционалу.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</w:rPr>
        <w:br w:type="textWrapping"/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</w:rPr>
        <w:t>•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  <w:lang w:val="en-US"/>
        </w:rPr>
        <w:t xml:space="preserve"> </w:t>
      </w:r>
      <w:r>
        <w:rPr>
          <w:rFonts w:hint="default" w:ascii="Times New Roman" w:hAnsi="Times New Roman" w:eastAsia="Times New Roman" w:cs="Times New Roman"/>
          <w:b/>
          <w:bCs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</w:rPr>
        <w:t>Защита сессий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</w:rPr>
        <w:t>: Для управления состояниями входа используется механизм сессий Flask. Идентификатор аутентифицированного пользователя хранится в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  <w:lang w:val="en-US"/>
        </w:rPr>
        <w:t xml:space="preserve"> </w:t>
      </w:r>
      <w:r>
        <w:rPr>
          <w:rFonts w:hint="default" w:ascii="Times New Roman" w:hAnsi="Times New Roman" w:eastAsia="Times New Roman" w:cs="Times New Roman"/>
          <w:b/>
          <w:bCs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</w:rPr>
        <w:t>зашифрованной cookie-сессии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</w:rPr>
        <w:t>. Ключ шифрования (app.secret_key) устан</w:t>
      </w:r>
      <w:r>
        <w:rPr>
          <w:rFonts w:hint="default" w:ascii="Times New Roman" w:hAnsi="Times New Roman" w:eastAsia="Times New Roman" w:cs="Times New Roman"/>
        </w:rPr>
        <w:t>авливается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</w:rPr>
        <w:t xml:space="preserve"> на сложное значение при развертывании.</w:t>
      </w:r>
    </w:p>
    <w:p w14:paraId="161B1638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0" w:line="360" w:lineRule="auto"/>
        <w:ind w:left="0" w:leftChars="0" w:firstLine="0" w:firstLineChars="0"/>
        <w:textAlignment w:val="auto"/>
        <w:rPr>
          <w:rFonts w:hint="default" w:ascii="Times New Roman" w:hAnsi="Times New Roman" w:cs="Times New Roman"/>
          <w:b/>
          <w:bCs/>
          <w:position w:val="0"/>
          <w:sz w:val="28"/>
          <w:szCs w:val="28"/>
          <w:vertAlign w:val="baseline"/>
        </w:rPr>
      </w:pPr>
      <w:r>
        <w:rPr>
          <w:rFonts w:hint="default" w:ascii="Times New Roman" w:hAnsi="Times New Roman" w:cs="Times New Roman"/>
          <w:b/>
          <w:bCs/>
          <w:position w:val="0"/>
          <w:sz w:val="28"/>
          <w:szCs w:val="28"/>
          <w:vertAlign w:val="baseline"/>
        </w:rPr>
        <w:t>Защита данных и целостность (Data Integrity)</w:t>
      </w:r>
    </w:p>
    <w:p w14:paraId="27F745FA">
      <w:pPr>
        <w:pStyle w:val="3"/>
        <w:keepNext w:val="0"/>
        <w:keepLines w:val="0"/>
        <w:pageBreakBefore w:val="0"/>
        <w:widowControl/>
        <w:shd w:val="clear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0" w:leftChars="0" w:right="0" w:firstLine="0" w:firstLineChars="0"/>
        <w:jc w:val="both"/>
        <w:textAlignment w:val="auto"/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highlight w:val="yellow"/>
          <w:u w:val="none"/>
          <w:vertAlign w:val="baseline"/>
        </w:rPr>
      </w:pPr>
      <w:r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</w:rPr>
        <w:t>•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  <w:lang w:val="en-US"/>
        </w:rPr>
        <w:t xml:space="preserve"> </w:t>
      </w:r>
      <w:r>
        <w:rPr>
          <w:rFonts w:hint="default" w:ascii="Times New Roman" w:hAnsi="Times New Roman" w:eastAsia="Times New Roman" w:cs="Times New Roman"/>
          <w:b/>
          <w:bCs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</w:rPr>
        <w:t>Использование ORM (SQLAlchemy)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</w:rPr>
        <w:t>: Все взаимодействия с базой данных осуществляются через объектно-реляционное отображение (ORM). Это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  <w:lang w:val="en-US"/>
        </w:rPr>
        <w:t xml:space="preserve"> </w:t>
      </w:r>
      <w:r>
        <w:rPr>
          <w:rFonts w:hint="default" w:ascii="Times New Roman" w:hAnsi="Times New Roman" w:eastAsia="Times New Roman" w:cs="Times New Roman"/>
          <w:b/>
          <w:bCs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</w:rPr>
        <w:t>полностью исключает возможность внедрения SQL-инъекций (SQL Injection)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</w:rPr>
        <w:t>, так как SQLAlchemy автоматически экранирует все параметры запросов.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</w:rPr>
        <w:br w:type="textWrapping"/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highlight w:val="none"/>
          <w:u w:val="none"/>
          <w:shd w:val="clear" w:fill="auto"/>
          <w:vertAlign w:val="baseline"/>
        </w:rPr>
        <w:t>•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highlight w:val="none"/>
          <w:u w:val="none"/>
          <w:vertAlign w:val="baseline"/>
          <w:lang w:val="en-US"/>
        </w:rPr>
        <w:t xml:space="preserve"> </w:t>
      </w:r>
      <w:r>
        <w:rPr>
          <w:rFonts w:hint="default" w:ascii="Times New Roman" w:hAnsi="Times New Roman" w:eastAsia="Times New Roman" w:cs="Times New Roman"/>
          <w:b/>
          <w:bCs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highlight w:val="none"/>
          <w:u w:val="none"/>
          <w:vertAlign w:val="baseline"/>
        </w:rPr>
        <w:t>Валидация входных данных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highlight w:val="none"/>
          <w:u w:val="none"/>
          <w:vertAlign w:val="baseline"/>
        </w:rPr>
        <w:t>: На стороне сервера происходит проверка и обработка данных, полученных из форм (например, при создании сообщения или урока). Это предотвращает сохранение некорректных или потенциально опасных данных.</w:t>
      </w:r>
    </w:p>
    <w:p w14:paraId="611DB60D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0" w:line="360" w:lineRule="auto"/>
        <w:ind w:left="0" w:leftChars="0" w:firstLine="0" w:firstLineChars="0"/>
        <w:textAlignment w:val="auto"/>
        <w:rPr>
          <w:rFonts w:hint="default" w:ascii="Times New Roman" w:hAnsi="Times New Roman" w:cs="Times New Roman"/>
          <w:b/>
          <w:bCs/>
          <w:position w:val="0"/>
          <w:sz w:val="28"/>
          <w:szCs w:val="28"/>
          <w:vertAlign w:val="baseline"/>
        </w:rPr>
      </w:pPr>
      <w:r>
        <w:rPr>
          <w:rFonts w:hint="default" w:ascii="Times New Roman" w:hAnsi="Times New Roman" w:cs="Times New Roman"/>
          <w:b/>
          <w:bCs/>
          <w:position w:val="0"/>
          <w:sz w:val="28"/>
          <w:szCs w:val="28"/>
          <w:vertAlign w:val="baseline"/>
        </w:rPr>
        <w:t>Веб-безопасность (Web Security)</w:t>
      </w:r>
    </w:p>
    <w:p w14:paraId="14B122C3">
      <w:pPr>
        <w:pStyle w:val="3"/>
        <w:keepNext w:val="0"/>
        <w:keepLines w:val="0"/>
        <w:pageBreakBefore w:val="0"/>
        <w:widowControl/>
        <w:shd w:val="clear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0" w:leftChars="0" w:right="0" w:firstLine="0" w:firstLineChars="0"/>
        <w:jc w:val="both"/>
        <w:textAlignment w:val="auto"/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</w:rPr>
      </w:pPr>
      <w:r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</w:rPr>
        <w:t>•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  <w:lang w:val="en-US"/>
        </w:rPr>
        <w:t xml:space="preserve"> </w:t>
      </w:r>
      <w:r>
        <w:rPr>
          <w:rFonts w:hint="default" w:ascii="Times New Roman" w:hAnsi="Times New Roman" w:eastAsia="Times New Roman" w:cs="Times New Roman"/>
          <w:b/>
          <w:bCs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</w:rPr>
        <w:t>Защита от межсайтовой подделки запросов (CSRF)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</w:rPr>
        <w:t>: В текущей реализации критически важные операции (регистрация, вход, изменение данных) выполняются через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  <w:lang w:val="en-US"/>
        </w:rPr>
        <w:t xml:space="preserve"> </w:t>
      </w:r>
      <w:r>
        <w:rPr>
          <w:rFonts w:hint="default" w:ascii="Times New Roman" w:hAnsi="Times New Roman" w:eastAsia="Times New Roman" w:cs="Times New Roman"/>
          <w:b/>
          <w:bCs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</w:rPr>
        <w:t>POST-запросы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</w:rPr>
        <w:t>, что усложняет автоматическое выполнение атак.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</w:rPr>
        <w:br w:type="textWrapping"/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</w:rPr>
        <w:t>•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  <w:lang w:val="en-US"/>
        </w:rPr>
        <w:t xml:space="preserve"> </w:t>
      </w:r>
      <w:r>
        <w:rPr>
          <w:rFonts w:hint="default" w:ascii="Times New Roman" w:hAnsi="Times New Roman" w:eastAsia="Times New Roman" w:cs="Times New Roman"/>
          <w:b/>
          <w:bCs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</w:rPr>
        <w:t>Защита от межсайтового скриптинга (XSS)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</w:rPr>
        <w:t>: Шаблонизатор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  <w:lang w:val="en-US"/>
        </w:rPr>
        <w:t xml:space="preserve"> </w:t>
      </w:r>
      <w:r>
        <w:rPr>
          <w:rFonts w:hint="default" w:ascii="Times New Roman" w:hAnsi="Times New Roman" w:eastAsia="Times New Roman" w:cs="Times New Roman"/>
          <w:b/>
          <w:bCs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</w:rPr>
        <w:t>Jinja2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</w:rPr>
        <w:t>, используемый для генерации HTML-страниц,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  <w:lang w:val="en-US"/>
        </w:rPr>
        <w:t xml:space="preserve"> </w:t>
      </w:r>
      <w:r>
        <w:rPr>
          <w:rFonts w:hint="default" w:ascii="Times New Roman" w:hAnsi="Times New Roman" w:eastAsia="Times New Roman" w:cs="Times New Roman"/>
          <w:b/>
          <w:bCs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</w:rPr>
        <w:t>по умолчанию выполняет экранирование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  <w:lang w:val="en-US"/>
        </w:rPr>
        <w:t xml:space="preserve"> 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</w:rPr>
        <w:t>всех переменных, выводимых в шаблон. Это гарантирует, что любой пользовательский ввод (например, текст сообщения или комментария) будет отображён как текст, а не выполнен как код JavaScript.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</w:rPr>
        <w:br w:type="textWrapping"/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</w:rPr>
        <w:t>•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  <w:lang w:val="en-US"/>
        </w:rPr>
        <w:t xml:space="preserve"> </w:t>
      </w:r>
      <w:r>
        <w:rPr>
          <w:rFonts w:hint="default" w:ascii="Times New Roman" w:hAnsi="Times New Roman" w:eastAsia="Times New Roman" w:cs="Times New Roman"/>
          <w:b/>
          <w:bCs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</w:rPr>
        <w:t>Безопасные редиректы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</w:rPr>
        <w:t>: В коде используются редиректы через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  <w:lang w:val="en-US"/>
        </w:rPr>
        <w:t xml:space="preserve"> 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</w:rPr>
        <w:t>redirect(url_for(...)), что исключает возможность подмены URL перенаправления (Open Redirect vulnerability).</w:t>
      </w:r>
    </w:p>
    <w:p w14:paraId="0468C06A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0" w:line="360" w:lineRule="auto"/>
        <w:ind w:left="0" w:leftChars="0" w:firstLine="0" w:firstLineChars="0"/>
        <w:textAlignment w:val="auto"/>
        <w:rPr>
          <w:rFonts w:hint="default" w:ascii="Times New Roman" w:hAnsi="Times New Roman" w:cs="Times New Roman"/>
          <w:b/>
          <w:bCs/>
          <w:position w:val="0"/>
          <w:sz w:val="28"/>
          <w:szCs w:val="28"/>
          <w:vertAlign w:val="baseline"/>
        </w:rPr>
      </w:pPr>
      <w:r>
        <w:rPr>
          <w:rFonts w:hint="default" w:ascii="Times New Roman" w:hAnsi="Times New Roman" w:cs="Times New Roman"/>
          <w:b/>
          <w:bCs/>
          <w:position w:val="0"/>
          <w:sz w:val="28"/>
          <w:szCs w:val="28"/>
          <w:vertAlign w:val="baseline"/>
        </w:rPr>
        <w:t>Конфигурационная безопасность</w:t>
      </w:r>
    </w:p>
    <w:p w14:paraId="16598586">
      <w:pPr>
        <w:pStyle w:val="3"/>
        <w:keepNext w:val="0"/>
        <w:keepLines w:val="0"/>
        <w:pageBreakBefore w:val="0"/>
        <w:widowControl/>
        <w:shd w:val="clear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0" w:leftChars="0" w:right="0" w:firstLine="0" w:firstLineChars="0"/>
        <w:jc w:val="both"/>
        <w:textAlignment w:val="auto"/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</w:rPr>
      </w:pPr>
      <w:r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</w:rPr>
        <w:t>•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  <w:lang w:val="en-US"/>
        </w:rPr>
        <w:t xml:space="preserve"> </w:t>
      </w:r>
      <w:r>
        <w:rPr>
          <w:rFonts w:hint="default" w:ascii="Times New Roman" w:hAnsi="Times New Roman" w:eastAsia="Times New Roman" w:cs="Times New Roman"/>
          <w:b/>
          <w:bCs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</w:rPr>
        <w:t>Изоляция среды выполнения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</w:rPr>
        <w:t>: Рекомендуемый способ развёртывания — через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  <w:lang w:val="en-US"/>
        </w:rPr>
        <w:t xml:space="preserve"> </w:t>
      </w:r>
      <w:r>
        <w:rPr>
          <w:rFonts w:hint="default" w:ascii="Times New Roman" w:hAnsi="Times New Roman" w:eastAsia="Times New Roman" w:cs="Times New Roman"/>
          <w:b/>
          <w:bCs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</w:rPr>
        <w:t>Docker-контейнеры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</w:rPr>
        <w:t>. Это обеспечивает изоляцию приложения и его зависимостей от основной системы.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</w:rPr>
        <w:br w:type="textWrapping"/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</w:rPr>
        <w:t>•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  <w:lang w:val="en-US"/>
        </w:rPr>
        <w:t xml:space="preserve"> </w:t>
      </w:r>
      <w:r>
        <w:rPr>
          <w:rFonts w:hint="default" w:ascii="Times New Roman" w:hAnsi="Times New Roman" w:eastAsia="Times New Roman" w:cs="Times New Roman"/>
          <w:b/>
          <w:bCs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</w:rPr>
        <w:t>Контроль зависимостей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</w:rPr>
        <w:t>: Все внешние библиотеки зафиксированы в файле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  <w:lang w:val="en-US"/>
        </w:rPr>
        <w:t xml:space="preserve"> 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</w:rPr>
        <w:t>requirements.txt, что позволяет отслеживать их версии и оперативно обновлять.</w:t>
      </w:r>
    </w:p>
    <w:p w14:paraId="303AB824">
      <w:pPr>
        <w:pStyle w:val="6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 w:ascii="Times New Roman" w:hAnsi="Times New Roman" w:cs="Times New Roman"/>
        </w:rPr>
      </w:pPr>
      <w:bookmarkStart w:id="43" w:name="_Toc22583"/>
      <w:r>
        <w:rPr>
          <w:rFonts w:hint="default" w:ascii="Times New Roman" w:hAnsi="Times New Roman" w:cs="Times New Roman"/>
        </w:rPr>
        <w:t>2.2.5.3. Ограничения и области для улучшения</w:t>
      </w:r>
      <w:bookmarkEnd w:id="43"/>
    </w:p>
    <w:p w14:paraId="3831F422">
      <w:pPr>
        <w:pStyle w:val="3"/>
        <w:keepNext w:val="0"/>
        <w:keepLines w:val="0"/>
        <w:pageBreakBefore w:val="0"/>
        <w:widowControl/>
        <w:shd w:val="clear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0" w:leftChars="0" w:right="0" w:firstLine="560" w:firstLineChars="200"/>
        <w:jc w:val="both"/>
        <w:textAlignment w:val="auto"/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</w:rPr>
      </w:pPr>
      <w:r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</w:rPr>
        <w:t>Текущая реализация обеспечивает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  <w:lang w:val="en-US"/>
        </w:rPr>
        <w:t xml:space="preserve"> </w:t>
      </w:r>
      <w:r>
        <w:rPr>
          <w:rFonts w:hint="default" w:ascii="Times New Roman" w:hAnsi="Times New Roman" w:eastAsia="Times New Roman" w:cs="Times New Roman"/>
          <w:b/>
          <w:bCs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</w:rPr>
        <w:t>базовый уровень безопасности, достаточный для работы в доверенной локальной сети образовательного учреждения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</w:rPr>
        <w:t>. Для развёртывания в публичной сети или обработки данных повышенной чувствительности рекомендуется рассмотреть следующие усовершенствования:</w:t>
      </w:r>
    </w:p>
    <w:p w14:paraId="6FB11FC9">
      <w:pPr>
        <w:pStyle w:val="3"/>
        <w:keepNext w:val="0"/>
        <w:keepLines w:val="0"/>
        <w:pageBreakBefore w:val="0"/>
        <w:widowControl/>
        <w:shd w:val="clear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240" w:after="0" w:line="360" w:lineRule="auto"/>
        <w:ind w:left="0" w:leftChars="0" w:right="0" w:firstLine="0" w:firstLineChars="0"/>
        <w:jc w:val="both"/>
        <w:textAlignment w:val="auto"/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</w:rPr>
      </w:pPr>
      <w:r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</w:rPr>
        <w:t>•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  <w:lang w:val="en-US"/>
        </w:rPr>
        <w:t xml:space="preserve"> </w:t>
      </w:r>
      <w:r>
        <w:rPr>
          <w:rFonts w:hint="default" w:ascii="Times New Roman" w:hAnsi="Times New Roman" w:eastAsia="Times New Roman" w:cs="Times New Roman"/>
          <w:b/>
          <w:bCs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</w:rPr>
        <w:t>Внедрение HTTPS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</w:rPr>
        <w:t>: Для шифрования трафика между клиентом и сервером и защиты учетных данных при передаче.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</w:rPr>
        <w:br w:type="textWrapping"/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</w:rPr>
        <w:t>•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  <w:lang w:val="en-US"/>
        </w:rPr>
        <w:t xml:space="preserve"> </w:t>
      </w:r>
      <w:r>
        <w:rPr>
          <w:rFonts w:hint="default" w:ascii="Times New Roman" w:hAnsi="Times New Roman" w:eastAsia="Times New Roman" w:cs="Times New Roman"/>
          <w:b/>
          <w:bCs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</w:rPr>
        <w:t>Реализация механизма CSRF-токенов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  <w:lang w:val="en-US"/>
        </w:rPr>
        <w:t xml:space="preserve"> 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</w:rPr>
        <w:t>для всех форм.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</w:rPr>
        <w:br w:type="textWrapping"/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</w:rPr>
        <w:t>•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  <w:lang w:val="en-US"/>
        </w:rPr>
        <w:t xml:space="preserve"> </w:t>
      </w:r>
      <w:r>
        <w:rPr>
          <w:rFonts w:hint="default" w:ascii="Times New Roman" w:hAnsi="Times New Roman" w:eastAsia="Times New Roman" w:cs="Times New Roman"/>
          <w:b/>
          <w:bCs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</w:rPr>
        <w:t>Добавление системы учёта и мониторинга событий безопасности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  <w:lang w:val="en-US"/>
        </w:rPr>
        <w:t xml:space="preserve"> 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</w:rPr>
        <w:t>(логирование попыток входа, изменения прав).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</w:rPr>
        <w:br w:type="textWrapping"/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</w:rPr>
        <w:t>•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  <w:lang w:val="en-US"/>
        </w:rPr>
        <w:t xml:space="preserve"> </w:t>
      </w:r>
      <w:r>
        <w:rPr>
          <w:rFonts w:hint="default" w:ascii="Times New Roman" w:hAnsi="Times New Roman" w:eastAsia="Times New Roman" w:cs="Times New Roman"/>
          <w:b/>
          <w:bCs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</w:rPr>
        <w:t>Регулярное проведение аудита безопасности кода и обновление зависимостей.</w:t>
      </w:r>
    </w:p>
    <w:p w14:paraId="6C808869">
      <w:pPr>
        <w:pStyle w:val="3"/>
        <w:keepNext w:val="0"/>
        <w:keepLines w:val="0"/>
        <w:pageBreakBefore w:val="0"/>
        <w:widowControl/>
        <w:shd w:val="clear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240" w:after="0" w:line="360" w:lineRule="auto"/>
        <w:ind w:left="0" w:right="0" w:firstLine="0"/>
        <w:jc w:val="both"/>
        <w:textAlignment w:val="auto"/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</w:rPr>
      </w:pPr>
      <w:r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</w:rPr>
        <w:t>Тем не менее, в контексте решаемой задачи — обучения в контролируемой</w:t>
      </w:r>
      <w:r>
        <w:rPr>
          <w:rFonts w:hint="default" w:ascii="Times New Roman" w:hAnsi="Times New Roman" w:eastAsia="Times New Roman" w:cs="Times New Roman"/>
        </w:rPr>
        <w:t xml:space="preserve"> 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</w:rPr>
        <w:t xml:space="preserve">среде </w:t>
      </w:r>
      <w:r>
        <w:rPr>
          <w:rFonts w:hint="default" w:ascii="Times New Roman" w:hAnsi="Times New Roman" w:eastAsia="Times New Roman" w:cs="Times New Roman"/>
        </w:rPr>
        <w:t>-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</w:rPr>
        <w:t xml:space="preserve"> реализованный набор мер признаётся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  <w:lang w:val="en-US"/>
        </w:rPr>
        <w:t xml:space="preserve"> </w:t>
      </w:r>
      <w:r>
        <w:rPr>
          <w:rFonts w:hint="default" w:ascii="Times New Roman" w:hAnsi="Times New Roman" w:eastAsia="Times New Roman" w:cs="Times New Roman"/>
          <w:b/>
          <w:bCs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</w:rPr>
        <w:t>адекватным и соответствующим принципу минимально необходимой достаточности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</w:rPr>
        <w:t>.</w:t>
      </w:r>
    </w:p>
    <w:p w14:paraId="25C199ED">
      <w:pPr>
        <w:pStyle w:val="2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 w:ascii="Times New Roman" w:hAnsi="Times New Roman" w:cs="Times New Roman"/>
        </w:rPr>
      </w:pPr>
      <w:bookmarkStart w:id="44" w:name="_Toc12132"/>
      <w:r>
        <w:rPr>
          <w:rFonts w:hint="default" w:ascii="Times New Roman" w:hAnsi="Times New Roman" w:cs="Times New Roman"/>
        </w:rPr>
        <w:t>ЗАКЛЮЧЕНИЕ</w:t>
      </w:r>
      <w:bookmarkEnd w:id="44"/>
    </w:p>
    <w:p w14:paraId="5C922CF2">
      <w:pPr>
        <w:pStyle w:val="3"/>
        <w:keepNext w:val="0"/>
        <w:keepLines w:val="0"/>
        <w:pageBreakBefore w:val="0"/>
        <w:widowControl/>
        <w:shd w:val="clear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240" w:after="0" w:line="360" w:lineRule="auto"/>
        <w:ind w:left="0" w:right="0" w:firstLine="0"/>
        <w:jc w:val="both"/>
        <w:textAlignment w:val="auto"/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</w:rPr>
      </w:pPr>
      <w:r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</w:rPr>
        <w:t>В ходе выполнения проекта была успешно достигнута основная цель: разработана и внедрена в виде рабочего прототипа интерактивная образовательная веб-платформа «FishChat CyberTraining System» для формирования практических навыков распознавания фишинговых сообщений.</w:t>
      </w:r>
    </w:p>
    <w:p w14:paraId="17488C18">
      <w:pPr>
        <w:pStyle w:val="4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 w:ascii="Times New Roman" w:hAnsi="Times New Roman" w:cs="Times New Roman"/>
          <w:position w:val="0"/>
          <w:sz w:val="28"/>
          <w:szCs w:val="28"/>
          <w:vertAlign w:val="baseline"/>
        </w:rPr>
      </w:pPr>
      <w:bookmarkStart w:id="45" w:name="_Toc11548"/>
      <w:r>
        <w:rPr>
          <w:rFonts w:hint="default" w:ascii="Times New Roman" w:hAnsi="Times New Roman" w:cs="Times New Roman"/>
          <w:position w:val="0"/>
          <w:sz w:val="28"/>
          <w:szCs w:val="28"/>
          <w:vertAlign w:val="baseline"/>
        </w:rPr>
        <w:t>Выполнение поставленных задач</w:t>
      </w:r>
      <w:bookmarkEnd w:id="45"/>
    </w:p>
    <w:p w14:paraId="776B8D61">
      <w:pPr>
        <w:pStyle w:val="3"/>
        <w:keepNext w:val="0"/>
        <w:keepLines w:val="0"/>
        <w:pageBreakBefore w:val="0"/>
        <w:widowControl/>
        <w:shd w:val="clear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240" w:after="0" w:line="360" w:lineRule="auto"/>
        <w:ind w:left="0" w:right="0" w:firstLine="0"/>
        <w:jc w:val="both"/>
        <w:textAlignment w:val="auto"/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</w:rPr>
      </w:pPr>
      <w:r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</w:rPr>
        <w:t>Все задачи, сформулированные на начальном этапе, были последовательно решены:</w:t>
      </w:r>
    </w:p>
    <w:p w14:paraId="259FFC61">
      <w:pPr>
        <w:pStyle w:val="3"/>
        <w:keepNext w:val="0"/>
        <w:keepLines w:val="0"/>
        <w:pageBreakBefore w:val="0"/>
        <w:widowControl/>
        <w:numPr>
          <w:ilvl w:val="0"/>
          <w:numId w:val="16"/>
        </w:numPr>
        <w:shd w:val="clear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0" w:leftChars="0" w:right="0" w:firstLine="238" w:firstLineChars="85"/>
        <w:jc w:val="both"/>
        <w:textAlignment w:val="auto"/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shd w:val="clear" w:fill="auto"/>
          <w:vertAlign w:val="baseline"/>
        </w:rPr>
      </w:pPr>
      <w:r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</w:rPr>
        <w:t>Проведён анализ современных киберугроз и образовательных практик, который выявил отсутствие на рынке комплексных решений, сочетающих интерактивность для ученика с гибким управлением для учителя. Это обосновало актуальность и направление проекта.</w:t>
      </w:r>
    </w:p>
    <w:p w14:paraId="35B88C18">
      <w:pPr>
        <w:pStyle w:val="3"/>
        <w:keepNext w:val="0"/>
        <w:keepLines w:val="0"/>
        <w:pageBreakBefore w:val="0"/>
        <w:widowControl/>
        <w:numPr>
          <w:ilvl w:val="0"/>
          <w:numId w:val="16"/>
        </w:numPr>
        <w:shd w:val="clear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0" w:leftChars="0" w:right="0" w:firstLine="238" w:firstLineChars="85"/>
        <w:jc w:val="both"/>
        <w:textAlignment w:val="auto"/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shd w:val="clear" w:fill="auto"/>
          <w:vertAlign w:val="baseline"/>
        </w:rPr>
      </w:pPr>
      <w:r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</w:rPr>
        <w:t>Разработана архитектура и логика платформы, основанная на модульном принципе и чёткой ролевой модели (ученик/учитель/администратор). Архитектура обеспечивает масштабируемость и удобство дальнейшего расширения функционала.</w:t>
      </w:r>
    </w:p>
    <w:p w14:paraId="466A35D6">
      <w:pPr>
        <w:pStyle w:val="3"/>
        <w:keepNext w:val="0"/>
        <w:keepLines w:val="0"/>
        <w:pageBreakBefore w:val="0"/>
        <w:widowControl/>
        <w:numPr>
          <w:ilvl w:val="0"/>
          <w:numId w:val="16"/>
        </w:numPr>
        <w:shd w:val="clear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0" w:leftChars="0" w:right="0" w:firstLine="238" w:firstLineChars="85"/>
        <w:jc w:val="both"/>
        <w:textAlignment w:val="auto"/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shd w:val="clear" w:fill="auto"/>
          <w:vertAlign w:val="baseline"/>
        </w:rPr>
      </w:pPr>
      <w:r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</w:rPr>
        <w:t>Реализовано ядро системы на технологическом стеке Python/Flask/SQLite/SQLAlchemy. Ключевые модули включают систему аутентификации и авторизации, интерактивные тренировки с мгновенной обратной связью, контролируемое тестирование с однократной фиксацией результата и комплексную панель управления для учителей.</w:t>
      </w:r>
    </w:p>
    <w:p w14:paraId="2424B14B">
      <w:pPr>
        <w:pStyle w:val="3"/>
        <w:keepNext w:val="0"/>
        <w:keepLines w:val="0"/>
        <w:pageBreakBefore w:val="0"/>
        <w:widowControl/>
        <w:numPr>
          <w:ilvl w:val="0"/>
          <w:numId w:val="16"/>
        </w:numPr>
        <w:shd w:val="clear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0" w:leftChars="0" w:right="0" w:firstLine="238" w:firstLineChars="85"/>
        <w:jc w:val="both"/>
        <w:textAlignment w:val="auto"/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shd w:val="clear" w:fill="auto"/>
          <w:vertAlign w:val="baseline"/>
        </w:rPr>
      </w:pPr>
      <w:r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</w:rPr>
        <w:t>Спроектирована и внедрена панель управления, предоставляющая учителю полный цикл управления образовательного процесса: от создания базы учебных сообщений (CRUD для сущностей Message, Lesson, Group, Testing) до детального анализа статистики успеваемости по группам и отдельным ученикам.</w:t>
      </w:r>
    </w:p>
    <w:p w14:paraId="4D751E58">
      <w:pPr>
        <w:pStyle w:val="3"/>
        <w:keepNext w:val="0"/>
        <w:keepLines w:val="0"/>
        <w:pageBreakBefore w:val="0"/>
        <w:widowControl/>
        <w:numPr>
          <w:ilvl w:val="0"/>
          <w:numId w:val="16"/>
        </w:numPr>
        <w:shd w:val="clear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0" w:leftChars="0" w:right="0" w:firstLine="238" w:firstLineChars="85"/>
        <w:jc w:val="both"/>
        <w:textAlignment w:val="auto"/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shd w:val="clear" w:fill="auto"/>
          <w:vertAlign w:val="baseline"/>
        </w:rPr>
      </w:pPr>
      <w:r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</w:rPr>
        <w:t>Разработана система сбора и визуализации данных. Алгоритмы анализа результатов позволяют автоматически выявлять как общие для группы «слабые места» (типичные ошибки), так и индивидуальные трудности, предоставляя учителю объективную основу для корректировки учебного процесса.</w:t>
      </w:r>
    </w:p>
    <w:p w14:paraId="1E7F90C3">
      <w:pPr>
        <w:pStyle w:val="3"/>
        <w:keepNext w:val="0"/>
        <w:keepLines w:val="0"/>
        <w:pageBreakBefore w:val="0"/>
        <w:widowControl/>
        <w:numPr>
          <w:ilvl w:val="0"/>
          <w:numId w:val="16"/>
        </w:numPr>
        <w:shd w:val="clear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0" w:leftChars="0" w:right="0" w:firstLine="238" w:firstLineChars="85"/>
        <w:jc w:val="both"/>
        <w:textAlignment w:val="auto"/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shd w:val="clear" w:fill="auto"/>
          <w:vertAlign w:val="baseline"/>
        </w:rPr>
      </w:pPr>
      <w:r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</w:rPr>
        <w:t>Проведена апробация платформы в ходе пилотного тестирования. Функциональность всех модулей подтверждена на практике. Предварительные количественные данные (средняя точность ответов ~81,5% у 4 тестовых пользователей) и качественная обратная связь свидетельствуют о работоспособности платформы и её потенциальной эффективности как инструмента обучения.</w:t>
      </w:r>
    </w:p>
    <w:p w14:paraId="17489038">
      <w:pPr>
        <w:pStyle w:val="4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 w:ascii="Times New Roman" w:hAnsi="Times New Roman" w:cs="Times New Roman"/>
          <w:position w:val="0"/>
          <w:sz w:val="28"/>
          <w:szCs w:val="28"/>
          <w:vertAlign w:val="baseline"/>
        </w:rPr>
      </w:pPr>
      <w:bookmarkStart w:id="46" w:name="_Toc746"/>
      <w:r>
        <w:rPr>
          <w:rFonts w:hint="default" w:ascii="Times New Roman" w:hAnsi="Times New Roman" w:cs="Times New Roman"/>
          <w:position w:val="0"/>
          <w:sz w:val="28"/>
          <w:szCs w:val="28"/>
          <w:vertAlign w:val="baseline"/>
        </w:rPr>
        <w:t>Практическая значимость и научная новизна</w:t>
      </w:r>
      <w:bookmarkEnd w:id="46"/>
    </w:p>
    <w:p w14:paraId="67989815">
      <w:pPr>
        <w:pStyle w:val="3"/>
        <w:keepNext w:val="0"/>
        <w:keepLines w:val="0"/>
        <w:pageBreakBefore w:val="0"/>
        <w:widowControl/>
        <w:shd w:val="clear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240" w:after="0" w:line="360" w:lineRule="auto"/>
        <w:ind w:left="0" w:right="0" w:firstLine="0"/>
        <w:jc w:val="both"/>
        <w:textAlignment w:val="auto"/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</w:rPr>
      </w:pPr>
      <w:r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</w:rPr>
        <w:t xml:space="preserve">Практическая значимость работы заключается в создании готового к внедрению инструмента для уроков информационной безопасности и цифровой грамотности в школах, колледжах и вузах. Платформа решает конкретную проблему образовательного процесса </w:t>
      </w:r>
      <w:r>
        <w:rPr>
          <w:rFonts w:hint="default" w:ascii="Times New Roman" w:hAnsi="Times New Roman" w:eastAsia="Times New Roman" w:cs="Times New Roman"/>
        </w:rPr>
        <w:t>–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</w:rPr>
        <w:t xml:space="preserve"> недостаток практики </w:t>
      </w:r>
      <w:r>
        <w:rPr>
          <w:rFonts w:hint="default" w:ascii="Times New Roman" w:hAnsi="Times New Roman" w:eastAsia="Times New Roman" w:cs="Times New Roman"/>
        </w:rPr>
        <w:t>–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</w:rPr>
        <w:t xml:space="preserve"> и переносит акцент с пассивного усвоения теории на активное формирование навыка через действие и анализ ошибок. Важным преимуществом является её автономность и простота развёртывания в инфраструктуре учебного заведения, не требующая подключения к внешним сервисам или сложной настройки.</w:t>
      </w:r>
    </w:p>
    <w:p w14:paraId="1072C028">
      <w:pPr>
        <w:pStyle w:val="3"/>
        <w:keepNext w:val="0"/>
        <w:keepLines w:val="0"/>
        <w:pageBreakBefore w:val="0"/>
        <w:widowControl/>
        <w:shd w:val="clear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240" w:after="0" w:line="360" w:lineRule="auto"/>
        <w:ind w:left="0" w:right="0" w:firstLine="0"/>
        <w:jc w:val="both"/>
        <w:textAlignment w:val="auto"/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</w:rPr>
      </w:pPr>
      <w:r>
        <w:rPr>
          <w:rFonts w:hint="default" w:ascii="Times New Roman" w:hAnsi="Times New Roman" w:eastAsia="Gungsuh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</w:rPr>
        <w:t>Научная новизна проекта состоит в комплексном подходе к проблеме обучения киберграмотности, который ранее не был реализован в доступных решениях. Новизна проявляется в следующих аспектах:</w:t>
      </w:r>
      <w:r>
        <w:rPr>
          <w:rFonts w:hint="default" w:ascii="Times New Roman" w:hAnsi="Times New Roman" w:eastAsia="Gungsuh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</w:rPr>
        <w:br w:type="textWrapping"/>
      </w:r>
      <w:r>
        <w:rPr>
          <w:rFonts w:hint="default" w:ascii="Times New Roman" w:hAnsi="Times New Roman" w:eastAsia="Gungsuh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</w:rPr>
        <w:t>• Синтез интерактивной симуляции (тренировка) и инструмента контроля знаний (тестирование) в единой образовательной среде.</w:t>
      </w:r>
      <w:r>
        <w:rPr>
          <w:rFonts w:hint="default" w:ascii="Times New Roman" w:hAnsi="Times New Roman" w:eastAsia="Gungsuh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</w:rPr>
        <w:br w:type="textWrapping"/>
      </w:r>
      <w:r>
        <w:rPr>
          <w:rFonts w:hint="default" w:ascii="Times New Roman" w:hAnsi="Times New Roman" w:eastAsia="Gungsuh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</w:rPr>
        <w:t xml:space="preserve">• Разработка и реализация модели данных и </w:t>
      </w:r>
      <w:r>
        <w:rPr>
          <w:rFonts w:hint="default" w:ascii="Times New Roman" w:hAnsi="Times New Roman" w:eastAsia="Gungsuh" w:cs="Times New Roman"/>
        </w:rPr>
        <w:t>архитектуры</w:t>
      </w:r>
      <w:r>
        <w:rPr>
          <w:rFonts w:hint="default" w:ascii="Times New Roman" w:hAnsi="Times New Roman" w:eastAsia="Gungsuh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</w:rPr>
        <w:t>, обеспечивающей сквозной цикл «учитель (создание контента и групп) → ученик (практика) → учитель (анализ результатов и коррекция)».</w:t>
      </w:r>
      <w:r>
        <w:rPr>
          <w:rFonts w:hint="default" w:ascii="Times New Roman" w:hAnsi="Times New Roman" w:eastAsia="Gungsuh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</w:rPr>
        <w:br w:type="textWrapping"/>
      </w:r>
      <w:r>
        <w:rPr>
          <w:rFonts w:hint="default" w:ascii="Times New Roman" w:hAnsi="Times New Roman" w:eastAsia="Gungsuh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</w:rPr>
        <w:t>• Создание встроенной системы аналитики, не просто фиксирующей итоговый балл, но и обеспечивающей глубокий разбор ошибок на уровне конкретных учебных единиц (сообщений) для последующей точечной работы с ними.</w:t>
      </w:r>
    </w:p>
    <w:p w14:paraId="2A28BDFA">
      <w:pPr>
        <w:pStyle w:val="4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 w:ascii="Times New Roman" w:hAnsi="Times New Roman" w:cs="Times New Roman"/>
          <w:position w:val="0"/>
          <w:sz w:val="28"/>
          <w:szCs w:val="28"/>
          <w:vertAlign w:val="baseline"/>
        </w:rPr>
      </w:pPr>
      <w:bookmarkStart w:id="47" w:name="_Toc19088"/>
      <w:r>
        <w:rPr>
          <w:rFonts w:hint="default" w:ascii="Times New Roman" w:hAnsi="Times New Roman" w:cs="Times New Roman"/>
          <w:position w:val="0"/>
          <w:sz w:val="28"/>
          <w:szCs w:val="28"/>
          <w:vertAlign w:val="baseline"/>
        </w:rPr>
        <w:t>Соответствие требованиям и итоговый вывод</w:t>
      </w:r>
      <w:bookmarkEnd w:id="47"/>
    </w:p>
    <w:p w14:paraId="0B15402F">
      <w:pPr>
        <w:pStyle w:val="3"/>
        <w:keepNext w:val="0"/>
        <w:keepLines w:val="0"/>
        <w:pageBreakBefore w:val="0"/>
        <w:widowControl/>
        <w:shd w:val="clear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240" w:after="0" w:line="360" w:lineRule="auto"/>
        <w:ind w:left="0" w:right="0" w:firstLine="0"/>
        <w:jc w:val="both"/>
        <w:textAlignment w:val="auto"/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highlight w:val="yellow"/>
          <w:u w:val="none"/>
          <w:vertAlign w:val="baseline"/>
        </w:rPr>
      </w:pPr>
      <w:r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</w:rPr>
        <w:t xml:space="preserve">Разработанная платформа соответствует основным критериям, предъявляемым к учебному ПО: функциональная полнота, надёжность, удобство использования, безопасность хранения данных пользователей. 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highlight w:val="none"/>
          <w:u w:val="none"/>
          <w:vertAlign w:val="baseline"/>
        </w:rPr>
        <w:t>Пояснительная записка оформлена в соответствии с требованиями ГОСТ 7.32-2017 к отчётам о научно-исследовательской работе.</w:t>
      </w:r>
    </w:p>
    <w:p w14:paraId="0EF44980">
      <w:pPr>
        <w:pStyle w:val="3"/>
        <w:keepNext w:val="0"/>
        <w:keepLines w:val="0"/>
        <w:pageBreakBefore w:val="0"/>
        <w:widowControl/>
        <w:shd w:val="clear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240" w:after="0" w:line="360" w:lineRule="auto"/>
        <w:ind w:left="0" w:right="0" w:firstLine="0"/>
        <w:jc w:val="both"/>
        <w:textAlignment w:val="auto"/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</w:rPr>
      </w:pPr>
      <w:r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</w:rPr>
        <w:t>Таким образом, в рамках проекта решена актуальная научно-практическая задача по созданию специализированного программного обеспечения для интерактивного обучения навыкам кибербезопасности. Результатом является полнофункциональная, документированная и готовая к использованию веб-платформа, обладающая подтверждённой работоспособностью и значительным потенциалом для развития. Проект демонстрирует возможность эффективной реализации сложной многоуровневой системы силами одного разработчика с использованием современных, но доступных технологий. Платформа «FishChat CyberTraining System» может быть рекомендована для внедрения в учебный процесс образовательных учреждений в целях повышения уровня цифровой грамотности и сопротивляемости социальной инженерии среди учащихся.</w:t>
      </w:r>
    </w:p>
    <w:p w14:paraId="6D7B00DC">
      <w:pPr>
        <w:pStyle w:val="2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 w:ascii="Times New Roman" w:hAnsi="Times New Roman" w:cs="Times New Roman"/>
        </w:rPr>
      </w:pPr>
      <w:bookmarkStart w:id="48" w:name="_Toc13977"/>
      <w:r>
        <w:rPr>
          <w:rFonts w:hint="default" w:ascii="Times New Roman" w:hAnsi="Times New Roman" w:cs="Times New Roman"/>
        </w:rPr>
        <w:t>СПИСОК ИСПОЛЬЗОВАННЫХ ИСТОЧНИКОВ</w:t>
      </w:r>
      <w:bookmarkEnd w:id="48"/>
    </w:p>
    <w:p w14:paraId="1E6F8A46">
      <w:pPr>
        <w:pStyle w:val="3"/>
        <w:keepNext w:val="0"/>
        <w:keepLines w:val="0"/>
        <w:pageBreakBefore w:val="0"/>
        <w:widowControl/>
        <w:numPr>
          <w:ilvl w:val="0"/>
          <w:numId w:val="17"/>
        </w:numPr>
        <w:shd w:val="clear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0" w:leftChars="0" w:right="0" w:firstLine="238" w:firstLineChars="85"/>
        <w:jc w:val="both"/>
        <w:textAlignment w:val="auto"/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shd w:val="clear" w:fill="auto"/>
          <w:vertAlign w:val="baseline"/>
        </w:rPr>
      </w:pPr>
      <w:r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</w:rPr>
        <w:t>BeeLineNow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  <w:lang w:val="ru-RU"/>
        </w:rPr>
        <w:t>: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</w:rPr>
        <w:t xml:space="preserve"> [портал]. 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  <w:lang w:val="en-US"/>
        </w:rPr>
        <w:t>// URL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</w:rPr>
        <w:t>: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  <w:lang w:val="en-US"/>
        </w:rPr>
        <w:t xml:space="preserve"> </w:t>
      </w: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HYPERLINK "https://beelinenow.ru/" \h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</w:rPr>
        <w:t>https://beelinenow.ru/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</w:rPr>
        <w:fldChar w:fldCharType="end"/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  <w:lang w:val="en-US"/>
        </w:rPr>
        <w:t xml:space="preserve"> 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</w:rPr>
        <w:t>(дата обращения: 30.11.2025).</w:t>
      </w:r>
    </w:p>
    <w:p w14:paraId="237F5643">
      <w:pPr>
        <w:pStyle w:val="3"/>
        <w:keepNext w:val="0"/>
        <w:keepLines w:val="0"/>
        <w:pageBreakBefore w:val="0"/>
        <w:widowControl/>
        <w:numPr>
          <w:ilvl w:val="0"/>
          <w:numId w:val="17"/>
        </w:numPr>
        <w:shd w:val="clear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0" w:leftChars="0" w:right="0" w:firstLine="238" w:firstLineChars="85"/>
        <w:jc w:val="both"/>
        <w:textAlignment w:val="auto"/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shd w:val="clear" w:fill="auto"/>
          <w:vertAlign w:val="baseline"/>
        </w:rPr>
      </w:pPr>
      <w:r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</w:rPr>
        <w:t>BIS Journal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  <w:lang w:val="ru-RU"/>
        </w:rPr>
        <w:t>: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</w:rPr>
        <w:t xml:space="preserve"> [сетевое издание]. 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  <w:lang w:val="en-US"/>
        </w:rPr>
        <w:t>// URL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</w:rPr>
        <w:t>: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  <w:lang w:val="en-US"/>
        </w:rPr>
        <w:t xml:space="preserve"> </w:t>
      </w: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HYPERLINK "https://ib-bank.ru/" \h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</w:rPr>
        <w:t>https://ib-bank.ru/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</w:rPr>
        <w:fldChar w:fldCharType="end"/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  <w:lang w:val="en-US"/>
        </w:rPr>
        <w:t xml:space="preserve"> 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</w:rPr>
        <w:t>(дата обращения: 11.12.2025).</w:t>
      </w:r>
    </w:p>
    <w:p w14:paraId="2EACA917">
      <w:pPr>
        <w:pStyle w:val="3"/>
        <w:keepNext w:val="0"/>
        <w:keepLines w:val="0"/>
        <w:pageBreakBefore w:val="0"/>
        <w:widowControl/>
        <w:numPr>
          <w:ilvl w:val="0"/>
          <w:numId w:val="17"/>
        </w:numPr>
        <w:shd w:val="clear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0" w:leftChars="0" w:right="0" w:firstLine="238" w:firstLineChars="85"/>
        <w:jc w:val="both"/>
        <w:textAlignment w:val="auto"/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shd w:val="clear" w:fill="auto"/>
          <w:vertAlign w:val="baseline"/>
        </w:rPr>
      </w:pPr>
      <w:r>
        <w:rPr>
          <w:rFonts w:hint="default" w:ascii="Times New Roman" w:hAnsi="Times New Roman" w:eastAsia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shd w:val="clear" w:fill="auto"/>
          <w:vertAlign w:val="baseline"/>
        </w:rPr>
        <w:t xml:space="preserve">Docker documentation [Электронный ресурс] // URL: https://docs.docker.com/ (дата обращения: </w:t>
      </w:r>
      <w:r>
        <w:rPr>
          <w:rFonts w:hint="default" w:ascii="Times New Roman" w:hAnsi="Times New Roman" w:eastAsia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shd w:val="clear" w:fill="auto"/>
          <w:vertAlign w:val="baseline"/>
          <w:lang w:val="en-US"/>
        </w:rPr>
        <w:t>22</w:t>
      </w:r>
      <w:r>
        <w:rPr>
          <w:rFonts w:hint="default" w:ascii="Times New Roman" w:hAnsi="Times New Roman" w:eastAsia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shd w:val="clear" w:fill="auto"/>
          <w:vertAlign w:val="baseline"/>
        </w:rPr>
        <w:t>.</w:t>
      </w:r>
      <w:r>
        <w:rPr>
          <w:rFonts w:hint="default" w:ascii="Times New Roman" w:hAnsi="Times New Roman" w:eastAsia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shd w:val="clear" w:fill="auto"/>
          <w:vertAlign w:val="baseline"/>
          <w:lang w:val="en-US"/>
        </w:rPr>
        <w:t>12</w:t>
      </w:r>
      <w:r>
        <w:rPr>
          <w:rFonts w:hint="default" w:ascii="Times New Roman" w:hAnsi="Times New Roman" w:eastAsia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shd w:val="clear" w:fill="auto"/>
          <w:vertAlign w:val="baseline"/>
        </w:rPr>
        <w:t>.2025).</w:t>
      </w:r>
    </w:p>
    <w:p w14:paraId="4B093DE9">
      <w:pPr>
        <w:pStyle w:val="3"/>
        <w:keepNext w:val="0"/>
        <w:keepLines w:val="0"/>
        <w:pageBreakBefore w:val="0"/>
        <w:widowControl/>
        <w:numPr>
          <w:ilvl w:val="0"/>
          <w:numId w:val="17"/>
        </w:numPr>
        <w:shd w:val="clear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0" w:leftChars="0" w:right="0" w:firstLine="238" w:firstLineChars="85"/>
        <w:jc w:val="both"/>
        <w:textAlignment w:val="auto"/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shd w:val="clear" w:fill="auto"/>
          <w:vertAlign w:val="baseline"/>
        </w:rPr>
      </w:pP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HYPERLINK "https://forbes.ru/" \h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</w:rPr>
        <w:t>Forbes.ru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</w:rPr>
        <w:fldChar w:fldCharType="end"/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  <w:lang w:val="ru-RU"/>
        </w:rPr>
        <w:t>: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</w:rPr>
        <w:t xml:space="preserve"> [сетевое издание]. 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  <w:lang w:val="en-US"/>
        </w:rPr>
        <w:t>// URL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</w:rPr>
        <w:t>: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  <w:lang w:val="en-US"/>
        </w:rPr>
        <w:t xml:space="preserve"> </w:t>
      </w: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HYPERLINK "https://www.forbes.ru/" \h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</w:rPr>
        <w:t>https://www.forbes.ru/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</w:rPr>
        <w:fldChar w:fldCharType="end"/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  <w:lang w:val="en-US"/>
        </w:rPr>
        <w:t xml:space="preserve"> 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</w:rPr>
        <w:t>(дата обращения: 03.12.2025).</w:t>
      </w:r>
    </w:p>
    <w:p w14:paraId="728FCAD3">
      <w:pPr>
        <w:pStyle w:val="3"/>
        <w:keepNext w:val="0"/>
        <w:keepLines w:val="0"/>
        <w:pageBreakBefore w:val="0"/>
        <w:widowControl/>
        <w:numPr>
          <w:ilvl w:val="0"/>
          <w:numId w:val="17"/>
        </w:numPr>
        <w:shd w:val="clear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0" w:leftChars="0" w:right="0" w:firstLine="238" w:firstLineChars="85"/>
        <w:jc w:val="both"/>
        <w:textAlignment w:val="auto"/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shd w:val="clear" w:fill="auto"/>
          <w:vertAlign w:val="baseline"/>
        </w:rPr>
      </w:pPr>
      <w:r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</w:rPr>
        <w:t>GeekBrains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  <w:lang w:val="ru-RU"/>
        </w:rPr>
        <w:t>: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</w:rPr>
        <w:t xml:space="preserve"> образовательный портал для IT-специалистов. 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  <w:lang w:val="en-US"/>
        </w:rPr>
        <w:t>// URL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</w:rPr>
        <w:t>: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  <w:lang w:val="en-US"/>
        </w:rPr>
        <w:t xml:space="preserve"> </w:t>
      </w: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HYPERLINK "https://gb.ru/" \h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</w:rPr>
        <w:t>https://gb.ru/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</w:rPr>
        <w:fldChar w:fldCharType="end"/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  <w:lang w:val="en-US"/>
        </w:rPr>
        <w:t xml:space="preserve"> 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</w:rPr>
        <w:t>(дата обращения: 01.12.2025).</w:t>
      </w:r>
    </w:p>
    <w:p w14:paraId="5873B770">
      <w:pPr>
        <w:pStyle w:val="3"/>
        <w:keepNext w:val="0"/>
        <w:keepLines w:val="0"/>
        <w:pageBreakBefore w:val="0"/>
        <w:widowControl/>
        <w:numPr>
          <w:ilvl w:val="0"/>
          <w:numId w:val="17"/>
        </w:numPr>
        <w:shd w:val="clear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0" w:leftChars="0" w:right="0" w:firstLine="238" w:firstLineChars="85"/>
        <w:jc w:val="both"/>
        <w:textAlignment w:val="auto"/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shd w:val="clear" w:fill="auto"/>
          <w:vertAlign w:val="baseline"/>
        </w:rPr>
      </w:pPr>
      <w:r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</w:rPr>
        <w:t>GitHub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  <w:lang w:val="ru-RU"/>
        </w:rPr>
        <w:t>: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</w:rPr>
        <w:t xml:space="preserve"> [веб-сайт]. 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  <w:lang w:val="en-US"/>
        </w:rPr>
        <w:t>// URL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</w:rPr>
        <w:t>: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  <w:lang w:val="en-US"/>
        </w:rPr>
        <w:t xml:space="preserve"> </w:t>
      </w: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HYPERLINK "https://github.com/" \h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</w:rPr>
        <w:t>https://github.com/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</w:rPr>
        <w:fldChar w:fldCharType="end"/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  <w:lang w:val="en-US"/>
        </w:rPr>
        <w:t xml:space="preserve"> 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</w:rPr>
        <w:t>(дата обращения: 03.12.2025).</w:t>
      </w:r>
    </w:p>
    <w:p w14:paraId="565F3161">
      <w:pPr>
        <w:pStyle w:val="3"/>
        <w:keepNext w:val="0"/>
        <w:keepLines w:val="0"/>
        <w:pageBreakBefore w:val="0"/>
        <w:widowControl/>
        <w:numPr>
          <w:ilvl w:val="0"/>
          <w:numId w:val="17"/>
        </w:numPr>
        <w:shd w:val="clear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0" w:leftChars="0" w:right="0" w:firstLine="238" w:firstLineChars="85"/>
        <w:jc w:val="both"/>
        <w:textAlignment w:val="auto"/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shd w:val="clear" w:fill="auto"/>
          <w:vertAlign w:val="baseline"/>
        </w:rPr>
      </w:pPr>
      <w:r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</w:rPr>
        <w:t>PythonLib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  <w:lang w:val="ru-RU"/>
        </w:rPr>
        <w:t>: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</w:rPr>
        <w:t xml:space="preserve"> портал документации Python. 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  <w:lang w:val="en-US"/>
        </w:rPr>
        <w:t>// URL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</w:rPr>
        <w:t>: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  <w:lang w:val="en-US"/>
        </w:rPr>
        <w:t xml:space="preserve"> </w:t>
      </w: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HYPERLINK "https://pythonlib.ru/" \h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</w:rPr>
        <w:t>https://pythonlib.ru/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</w:rPr>
        <w:fldChar w:fldCharType="end"/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  <w:lang w:val="en-US"/>
        </w:rPr>
        <w:t xml:space="preserve"> 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</w:rPr>
        <w:t>(дата обращения: 08.12.2025).</w:t>
      </w:r>
    </w:p>
    <w:p w14:paraId="4D2E775C">
      <w:pPr>
        <w:pStyle w:val="3"/>
        <w:keepNext w:val="0"/>
        <w:keepLines w:val="0"/>
        <w:pageBreakBefore w:val="0"/>
        <w:widowControl/>
        <w:numPr>
          <w:ilvl w:val="0"/>
          <w:numId w:val="17"/>
        </w:numPr>
        <w:shd w:val="clear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0" w:leftChars="0" w:right="0" w:firstLine="238" w:firstLineChars="85"/>
        <w:jc w:val="both"/>
        <w:textAlignment w:val="auto"/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shd w:val="clear" w:fill="auto"/>
          <w:vertAlign w:val="baseline"/>
        </w:rPr>
      </w:pP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HYPERLINK "https://securitylab.ru/" \h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</w:rPr>
        <w:t>SecurityLab.ru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</w:rPr>
        <w:fldChar w:fldCharType="end"/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  <w:lang w:val="ru-RU"/>
        </w:rPr>
        <w:t>: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</w:rPr>
        <w:t xml:space="preserve"> информационный портал по безопасности. 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  <w:lang w:val="en-US"/>
        </w:rPr>
        <w:t>// URL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</w:rPr>
        <w:t>: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  <w:lang w:val="en-US"/>
        </w:rPr>
        <w:t xml:space="preserve"> </w:t>
      </w: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HYPERLINK "https://www.securitylab.ru/" \h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</w:rPr>
        <w:t>https://www.securitylab.ru/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</w:rPr>
        <w:fldChar w:fldCharType="end"/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  <w:lang w:val="en-US"/>
        </w:rPr>
        <w:t xml:space="preserve"> 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</w:rPr>
        <w:t>(дата обращения: 28.11.2025).</w:t>
      </w:r>
    </w:p>
    <w:p w14:paraId="7560DD7A">
      <w:pPr>
        <w:pStyle w:val="3"/>
        <w:keepNext w:val="0"/>
        <w:keepLines w:val="0"/>
        <w:pageBreakBefore w:val="0"/>
        <w:widowControl/>
        <w:numPr>
          <w:ilvl w:val="0"/>
          <w:numId w:val="17"/>
        </w:numPr>
        <w:shd w:val="clear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0" w:leftChars="0" w:right="0" w:firstLine="238" w:firstLineChars="85"/>
        <w:jc w:val="both"/>
        <w:textAlignment w:val="auto"/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shd w:val="clear" w:fill="auto"/>
          <w:vertAlign w:val="baseline"/>
        </w:rPr>
      </w:pPr>
      <w:r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</w:rPr>
        <w:t>Skillbox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  <w:lang w:val="ru-RU"/>
        </w:rPr>
        <w:t>: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</w:rPr>
        <w:t xml:space="preserve"> образовательный портал. 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  <w:lang w:val="en-US"/>
        </w:rPr>
        <w:t>// URL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</w:rPr>
        <w:t>: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  <w:lang w:val="en-US"/>
        </w:rPr>
        <w:t xml:space="preserve"> </w:t>
      </w: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HYPERLINK "https://skillbox.ru/" \h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</w:rPr>
        <w:t>https://skillbox.ru/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</w:rPr>
        <w:fldChar w:fldCharType="end"/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  <w:lang w:val="en-US"/>
        </w:rPr>
        <w:t xml:space="preserve"> 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</w:rPr>
        <w:t>(дата обращения: 01.12.2025).</w:t>
      </w:r>
    </w:p>
    <w:p w14:paraId="77F062DA">
      <w:pPr>
        <w:pStyle w:val="3"/>
        <w:keepNext w:val="0"/>
        <w:keepLines w:val="0"/>
        <w:pageBreakBefore w:val="0"/>
        <w:widowControl/>
        <w:numPr>
          <w:ilvl w:val="0"/>
          <w:numId w:val="17"/>
        </w:numPr>
        <w:shd w:val="clear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0" w:leftChars="0" w:right="0" w:firstLine="238" w:firstLineChars="85"/>
        <w:jc w:val="both"/>
        <w:textAlignment w:val="auto"/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shd w:val="clear" w:fill="auto"/>
          <w:vertAlign w:val="baseline"/>
        </w:rPr>
      </w:pPr>
      <w:r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</w:rPr>
        <w:t>Sky Pro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  <w:lang w:val="ru-RU"/>
        </w:rPr>
        <w:t>: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</w:rPr>
        <w:t xml:space="preserve"> образовательный портал. 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  <w:lang w:val="en-US"/>
        </w:rPr>
        <w:t>// URL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</w:rPr>
        <w:t>: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  <w:lang w:val="en-US"/>
        </w:rPr>
        <w:t xml:space="preserve"> </w:t>
      </w: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HYPERLINK "https://sky.pro/" \h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</w:rPr>
        <w:t>https://sky.pro/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</w:rPr>
        <w:fldChar w:fldCharType="end"/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  <w:lang w:val="en-US"/>
        </w:rPr>
        <w:t xml:space="preserve"> 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</w:rPr>
        <w:t>(дата обращения: 01.12.2025).</w:t>
      </w:r>
    </w:p>
    <w:p w14:paraId="37C1C704">
      <w:pPr>
        <w:pStyle w:val="3"/>
        <w:keepNext w:val="0"/>
        <w:keepLines w:val="0"/>
        <w:pageBreakBefore w:val="0"/>
        <w:widowControl/>
        <w:numPr>
          <w:ilvl w:val="0"/>
          <w:numId w:val="17"/>
        </w:numPr>
        <w:shd w:val="clear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0" w:leftChars="0" w:right="0" w:firstLine="238" w:firstLineChars="85"/>
        <w:jc w:val="both"/>
        <w:textAlignment w:val="auto"/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shd w:val="clear" w:fill="auto"/>
          <w:vertAlign w:val="baseline"/>
        </w:rPr>
      </w:pPr>
      <w:r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</w:rPr>
        <w:t>SoftwareCats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  <w:lang w:val="ru-RU"/>
        </w:rPr>
        <w:t>: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</w:rPr>
        <w:t xml:space="preserve"> [портал]. 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  <w:lang w:val="en-US"/>
        </w:rPr>
        <w:t>// URL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</w:rPr>
        <w:t>: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  <w:lang w:val="en-US"/>
        </w:rPr>
        <w:t xml:space="preserve"> </w:t>
      </w: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HYPERLINK "https://softwarecats.dev/" \h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</w:rPr>
        <w:t>https://softwarecats.dev/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</w:rPr>
        <w:fldChar w:fldCharType="end"/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  <w:lang w:val="en-US"/>
        </w:rPr>
        <w:t xml:space="preserve"> 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</w:rPr>
        <w:t>(дата обращения: 02.12.2025).</w:t>
      </w:r>
    </w:p>
    <w:p w14:paraId="128FF94B">
      <w:pPr>
        <w:pStyle w:val="3"/>
        <w:keepNext w:val="0"/>
        <w:keepLines w:val="0"/>
        <w:pageBreakBefore w:val="0"/>
        <w:widowControl/>
        <w:numPr>
          <w:ilvl w:val="0"/>
          <w:numId w:val="17"/>
        </w:numPr>
        <w:shd w:val="clear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0" w:leftChars="0" w:right="0" w:firstLine="238" w:firstLineChars="85"/>
        <w:jc w:val="both"/>
        <w:textAlignment w:val="auto"/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shd w:val="clear" w:fill="auto"/>
          <w:vertAlign w:val="baseline"/>
        </w:rPr>
      </w:pPr>
      <w:r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</w:rPr>
        <w:t xml:space="preserve">Блог Skillfactory: [официальный сайт]. 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  <w:lang w:val="en-US"/>
        </w:rPr>
        <w:t>// URL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</w:rPr>
        <w:t>: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  <w:lang w:val="en-US"/>
        </w:rPr>
        <w:t xml:space="preserve"> </w:t>
      </w: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HYPERLINK "https://blog.skillfactory.ru/" \h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</w:rPr>
        <w:t>https://blog.skillfactory.ru/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</w:rPr>
        <w:fldChar w:fldCharType="end"/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  <w:lang w:val="en-US"/>
        </w:rPr>
        <w:t xml:space="preserve"> 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</w:rPr>
        <w:t>(дата обращения: 11.12.2025).</w:t>
      </w:r>
    </w:p>
    <w:p w14:paraId="6BE0CB3A">
      <w:pPr>
        <w:pStyle w:val="3"/>
        <w:keepNext w:val="0"/>
        <w:keepLines w:val="0"/>
        <w:pageBreakBefore w:val="0"/>
        <w:widowControl/>
        <w:numPr>
          <w:ilvl w:val="0"/>
          <w:numId w:val="17"/>
        </w:numPr>
        <w:shd w:val="clear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0" w:leftChars="0" w:right="0" w:firstLine="238" w:firstLineChars="85"/>
        <w:jc w:val="both"/>
        <w:textAlignment w:val="auto"/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shd w:val="clear" w:fill="auto"/>
          <w:vertAlign w:val="baseline"/>
        </w:rPr>
      </w:pPr>
      <w:r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shd w:val="clear" w:fill="auto"/>
          <w:vertAlign w:val="baseline"/>
        </w:rPr>
        <w:t xml:space="preserve">ГОСТ 7.32-2017. 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shd w:val="clear" w:fill="auto"/>
          <w:vertAlign w:val="baseline"/>
          <w:lang w:val="en-US"/>
        </w:rPr>
        <w:t>[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shd w:val="clear" w:fill="auto"/>
          <w:vertAlign w:val="baseline"/>
          <w:lang w:val="ru-RU"/>
        </w:rPr>
        <w:t>Электронный ресурс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shd w:val="clear" w:fill="auto"/>
          <w:vertAlign w:val="baseline"/>
          <w:lang w:val="en-US"/>
        </w:rPr>
        <w:t>]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shd w:val="clear" w:fill="auto"/>
          <w:vertAlign w:val="baseline"/>
          <w:lang w:val="ru-RU"/>
        </w:rPr>
        <w:t xml:space="preserve"> 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shd w:val="clear" w:fill="auto"/>
          <w:vertAlign w:val="baseline"/>
          <w:lang w:val="en-US"/>
        </w:rPr>
        <w:t xml:space="preserve">// URL: </w:t>
      </w:r>
      <w:r>
        <w:rPr>
          <w:rFonts w:hint="default" w:ascii="Times New Roman" w:hAnsi="Times New Roman" w:eastAsia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shd w:val="clear" w:fill="auto"/>
          <w:vertAlign w:val="baseline"/>
          <w:lang w:val="en-US"/>
        </w:rPr>
        <w:fldChar w:fldCharType="begin"/>
      </w:r>
      <w:r>
        <w:rPr>
          <w:rFonts w:hint="default" w:ascii="Times New Roman" w:hAnsi="Times New Roman" w:eastAsia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shd w:val="clear" w:fill="auto"/>
          <w:vertAlign w:val="baseline"/>
          <w:lang w:val="en-US"/>
        </w:rPr>
        <w:instrText xml:space="preserve"> HYPERLINK "https://cs.msu.ru/sites/cmc/files/docs/2021-11gost_7.32-2017.pdf" </w:instrText>
      </w:r>
      <w:r>
        <w:rPr>
          <w:rFonts w:hint="default" w:ascii="Times New Roman" w:hAnsi="Times New Roman" w:eastAsia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shd w:val="clear" w:fill="auto"/>
          <w:vertAlign w:val="baseline"/>
          <w:lang w:val="en-US"/>
        </w:rPr>
        <w:fldChar w:fldCharType="separate"/>
      </w:r>
      <w:r>
        <w:rPr>
          <w:rStyle w:val="12"/>
          <w:rFonts w:hint="default" w:ascii="Times New Roman" w:hAnsi="Times New Roman" w:eastAsia="Times New Roman"/>
          <w:i w:val="0"/>
          <w:iCs w:val="0"/>
          <w:caps w:val="0"/>
          <w:smallCaps w:val="0"/>
          <w:strike w:val="0"/>
          <w:dstrike w:val="0"/>
          <w:position w:val="0"/>
          <w:sz w:val="28"/>
          <w:szCs w:val="28"/>
          <w:shd w:val="clear" w:fill="auto"/>
          <w:vertAlign w:val="baseline"/>
          <w:lang w:val="en-US"/>
        </w:rPr>
        <w:t>https://cs.msu.ru/sites/cmc/files/docs/2021-11gost_7.32-2017.pdf</w:t>
      </w:r>
      <w:r>
        <w:rPr>
          <w:rFonts w:hint="default" w:ascii="Times New Roman" w:hAnsi="Times New Roman" w:eastAsia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shd w:val="clear" w:fill="auto"/>
          <w:vertAlign w:val="baseline"/>
          <w:lang w:val="en-US"/>
        </w:rPr>
        <w:fldChar w:fldCharType="end"/>
      </w:r>
      <w:r>
        <w:rPr>
          <w:rFonts w:hint="default" w:ascii="Times New Roman" w:hAnsi="Times New Roman" w:eastAsia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shd w:val="clear" w:fill="auto"/>
          <w:vertAlign w:val="baseline"/>
          <w:lang w:val="en-US"/>
        </w:rPr>
        <w:t xml:space="preserve"> 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</w:rPr>
        <w:t xml:space="preserve">(дата обращения: </w:t>
      </w:r>
      <w:r>
        <w:rPr>
          <w:rFonts w:hint="default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  <w:lang w:val="en-US"/>
        </w:rPr>
        <w:t>05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</w:rPr>
        <w:t>.</w:t>
      </w:r>
      <w:r>
        <w:rPr>
          <w:rFonts w:hint="default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  <w:lang w:val="en-US"/>
        </w:rPr>
        <w:t>01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</w:rPr>
        <w:t>.202</w:t>
      </w:r>
      <w:r>
        <w:rPr>
          <w:rFonts w:hint="default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  <w:lang w:val="en-US"/>
        </w:rPr>
        <w:t>6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</w:rPr>
        <w:t>).</w:t>
      </w:r>
    </w:p>
    <w:p w14:paraId="22088EA2">
      <w:pPr>
        <w:pStyle w:val="3"/>
        <w:keepNext w:val="0"/>
        <w:keepLines w:val="0"/>
        <w:pageBreakBefore w:val="0"/>
        <w:widowControl/>
        <w:numPr>
          <w:ilvl w:val="0"/>
          <w:numId w:val="17"/>
        </w:numPr>
        <w:shd w:val="clear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0" w:leftChars="0" w:right="0" w:firstLine="238" w:firstLineChars="85"/>
        <w:jc w:val="both"/>
        <w:textAlignment w:val="auto"/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shd w:val="clear" w:fill="auto"/>
          <w:vertAlign w:val="baseline"/>
        </w:rPr>
      </w:pPr>
      <w:r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</w:rPr>
        <w:t xml:space="preserve">Документация Microsoft: [официальный сайт]. 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  <w:lang w:val="en-US"/>
        </w:rPr>
        <w:t>// URL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</w:rPr>
        <w:t>: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  <w:lang w:val="en-US"/>
        </w:rPr>
        <w:t xml:space="preserve"> </w:t>
      </w: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HYPERLINK "https://learn.microsoft.com/" \h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</w:rPr>
        <w:t>https://learn.microsoft.com/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</w:rPr>
        <w:fldChar w:fldCharType="end"/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  <w:lang w:val="en-US"/>
        </w:rPr>
        <w:t xml:space="preserve"> 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</w:rPr>
        <w:t>(дата обращения: 27.12.2025).</w:t>
      </w:r>
    </w:p>
    <w:p w14:paraId="3A7ACCBC">
      <w:pPr>
        <w:pStyle w:val="3"/>
        <w:keepNext w:val="0"/>
        <w:keepLines w:val="0"/>
        <w:pageBreakBefore w:val="0"/>
        <w:widowControl/>
        <w:numPr>
          <w:ilvl w:val="0"/>
          <w:numId w:val="17"/>
        </w:numPr>
        <w:shd w:val="clear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0" w:leftChars="0" w:right="0" w:firstLine="238" w:firstLineChars="85"/>
        <w:jc w:val="both"/>
        <w:textAlignment w:val="auto"/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shd w:val="clear" w:fill="auto"/>
          <w:vertAlign w:val="baseline"/>
        </w:rPr>
      </w:pPr>
      <w:r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</w:rPr>
        <w:t>Известия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  <w:lang w:val="ru-RU"/>
        </w:rPr>
        <w:t>: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</w:rPr>
        <w:t xml:space="preserve"> [официальный сайт газеты]. 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  <w:lang w:val="en-US"/>
        </w:rPr>
        <w:t>// URL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</w:rPr>
        <w:t>: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  <w:lang w:val="en-US"/>
        </w:rPr>
        <w:t xml:space="preserve"> </w:t>
      </w: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HYPERLINK "https://iz.ru/" \h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</w:rPr>
        <w:t>https://iz.ru/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</w:rPr>
        <w:fldChar w:fldCharType="end"/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  <w:lang w:val="en-US"/>
        </w:rPr>
        <w:t xml:space="preserve"> 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</w:rPr>
        <w:t>(дата обращения: 01.12.2025).</w:t>
      </w:r>
    </w:p>
    <w:p w14:paraId="195CCB78">
      <w:pPr>
        <w:pStyle w:val="3"/>
        <w:keepNext w:val="0"/>
        <w:keepLines w:val="0"/>
        <w:pageBreakBefore w:val="0"/>
        <w:widowControl/>
        <w:numPr>
          <w:ilvl w:val="0"/>
          <w:numId w:val="17"/>
        </w:numPr>
        <w:shd w:val="clear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0" w:leftChars="0" w:right="0" w:firstLine="238" w:firstLineChars="85"/>
        <w:jc w:val="both"/>
        <w:textAlignment w:val="auto"/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shd w:val="clear" w:fill="auto"/>
          <w:vertAlign w:val="baseline"/>
        </w:rPr>
      </w:pPr>
      <w:r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</w:rPr>
        <w:t>ИТ-энциклопедия «Касперского»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  <w:lang w:val="ru-RU"/>
        </w:rPr>
        <w:t>: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</w:rPr>
        <w:t xml:space="preserve"> [официальный сайт]. 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  <w:lang w:val="en-US"/>
        </w:rPr>
        <w:t>// URL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</w:rPr>
        <w:t>: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  <w:lang w:val="en-US"/>
        </w:rPr>
        <w:t xml:space="preserve"> </w:t>
      </w: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HYPERLINK "https://encyclopedia.kaspersky.ru/" \h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</w:rPr>
        <w:t>https://encyclopedia.kaspersky.ru/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</w:rPr>
        <w:fldChar w:fldCharType="end"/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  <w:lang w:val="en-US"/>
        </w:rPr>
        <w:t xml:space="preserve"> 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</w:rPr>
        <w:t>(дата обращения: 27.11.2025).</w:t>
      </w:r>
    </w:p>
    <w:p w14:paraId="31067888">
      <w:pPr>
        <w:pStyle w:val="3"/>
        <w:keepNext w:val="0"/>
        <w:keepLines w:val="0"/>
        <w:pageBreakBefore w:val="0"/>
        <w:widowControl/>
        <w:numPr>
          <w:ilvl w:val="0"/>
          <w:numId w:val="17"/>
        </w:numPr>
        <w:shd w:val="clear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0" w:leftChars="0" w:right="0" w:firstLine="238" w:firstLineChars="85"/>
        <w:jc w:val="both"/>
        <w:textAlignment w:val="auto"/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shd w:val="clear" w:fill="auto"/>
          <w:vertAlign w:val="baseline"/>
        </w:rPr>
      </w:pPr>
      <w:r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</w:rPr>
        <w:t>Лаборатория Касперского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  <w:lang w:val="ru-RU"/>
        </w:rPr>
        <w:t>: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</w:rPr>
        <w:t xml:space="preserve"> [официальный сайт]. 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  <w:lang w:val="en-US"/>
        </w:rPr>
        <w:t>// URL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</w:rPr>
        <w:t>: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  <w:lang w:val="en-US"/>
        </w:rPr>
        <w:t xml:space="preserve"> </w:t>
      </w: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HYPERLINK "https://www.kaspersky.ru/" \h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</w:rPr>
        <w:t>https://www.kaspersky.ru/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</w:rPr>
        <w:fldChar w:fldCharType="end"/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  <w:lang w:val="en-US"/>
        </w:rPr>
        <w:t xml:space="preserve"> 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</w:rPr>
        <w:t>(дата обращения: 05.12.2025).</w:t>
      </w:r>
    </w:p>
    <w:p w14:paraId="77CA989A">
      <w:pPr>
        <w:pStyle w:val="3"/>
        <w:keepNext w:val="0"/>
        <w:keepLines w:val="0"/>
        <w:pageBreakBefore w:val="0"/>
        <w:widowControl/>
        <w:numPr>
          <w:ilvl w:val="0"/>
          <w:numId w:val="17"/>
        </w:numPr>
        <w:shd w:val="clear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0" w:leftChars="0" w:right="0" w:firstLine="238" w:firstLineChars="85"/>
        <w:jc w:val="both"/>
        <w:textAlignment w:val="auto"/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shd w:val="clear" w:fill="auto"/>
          <w:vertAlign w:val="baseline"/>
        </w:rPr>
      </w:pPr>
      <w:r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</w:rPr>
        <w:t>Лайфхакер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  <w:lang w:val="ru-RU"/>
        </w:rPr>
        <w:t>: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</w:rPr>
        <w:t xml:space="preserve"> [портал]. 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  <w:lang w:val="en-US"/>
        </w:rPr>
        <w:t>// URL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</w:rPr>
        <w:t>: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  <w:lang w:val="en-US"/>
        </w:rPr>
        <w:t xml:space="preserve"> </w:t>
      </w: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HYPERLINK "https://lifehacker.ru/" \h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</w:rPr>
        <w:t>https://lifehacker.ru/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</w:rPr>
        <w:fldChar w:fldCharType="end"/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  <w:lang w:val="en-US"/>
        </w:rPr>
        <w:t xml:space="preserve"> 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</w:rPr>
        <w:t>(дата обращения: 30.11.2025).</w:t>
      </w:r>
    </w:p>
    <w:p w14:paraId="4D795DCD">
      <w:pPr>
        <w:pStyle w:val="3"/>
        <w:keepNext w:val="0"/>
        <w:keepLines w:val="0"/>
        <w:pageBreakBefore w:val="0"/>
        <w:widowControl/>
        <w:numPr>
          <w:ilvl w:val="0"/>
          <w:numId w:val="17"/>
        </w:numPr>
        <w:shd w:val="clear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0" w:leftChars="0" w:right="0" w:firstLine="238" w:firstLineChars="85"/>
        <w:jc w:val="both"/>
        <w:textAlignment w:val="auto"/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shd w:val="clear" w:fill="auto"/>
          <w:vertAlign w:val="baseline"/>
        </w:rPr>
      </w:pPr>
      <w:r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</w:rPr>
        <w:t>Мослента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  <w:lang w:val="ru-RU"/>
        </w:rPr>
        <w:t>: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</w:rPr>
        <w:t xml:space="preserve"> [сайт]. 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  <w:lang w:val="en-US"/>
        </w:rPr>
        <w:t>// URL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</w:rPr>
        <w:t>: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  <w:lang w:val="en-US"/>
        </w:rPr>
        <w:t xml:space="preserve"> </w:t>
      </w: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HYPERLINK "https://moslenta.ru/" \h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</w:rPr>
        <w:t>https://moslenta.ru/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</w:rPr>
        <w:fldChar w:fldCharType="end"/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  <w:lang w:val="en-US"/>
        </w:rPr>
        <w:t xml:space="preserve"> 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</w:rPr>
        <w:t>(дата обращения: 11.12.2025).</w:t>
      </w:r>
    </w:p>
    <w:p w14:paraId="368BBB77">
      <w:pPr>
        <w:pStyle w:val="3"/>
        <w:keepNext w:val="0"/>
        <w:keepLines w:val="0"/>
        <w:pageBreakBefore w:val="0"/>
        <w:widowControl/>
        <w:numPr>
          <w:ilvl w:val="0"/>
          <w:numId w:val="17"/>
        </w:numPr>
        <w:shd w:val="clear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0" w:leftChars="0" w:right="0" w:firstLine="238" w:firstLineChars="85"/>
        <w:jc w:val="both"/>
        <w:textAlignment w:val="auto"/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shd w:val="clear" w:fill="auto"/>
          <w:vertAlign w:val="baseline"/>
        </w:rPr>
      </w:pPr>
      <w:r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</w:rPr>
        <w:t>Мошеловка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  <w:lang w:val="ru-RU"/>
        </w:rPr>
        <w:t>: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</w:rPr>
        <w:t xml:space="preserve"> [портал]. 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  <w:lang w:val="en-US"/>
        </w:rPr>
        <w:t>// URL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</w:rPr>
        <w:t>: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  <w:lang w:val="en-US"/>
        </w:rPr>
        <w:t xml:space="preserve"> </w:t>
      </w: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HYPERLINK "https://xn--80adivdeoc1g.xn--p1ai/" \h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</w:rPr>
        <w:t>https://мошеловка.рф/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</w:rPr>
        <w:fldChar w:fldCharType="end"/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  <w:lang w:val="en-US"/>
        </w:rPr>
        <w:t xml:space="preserve"> 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</w:rPr>
        <w:t>(дата обращения: 30.11.2025).</w:t>
      </w:r>
    </w:p>
    <w:p w14:paraId="521E7AC4">
      <w:pPr>
        <w:pStyle w:val="3"/>
        <w:keepNext w:val="0"/>
        <w:keepLines w:val="0"/>
        <w:pageBreakBefore w:val="0"/>
        <w:widowControl/>
        <w:numPr>
          <w:ilvl w:val="0"/>
          <w:numId w:val="17"/>
        </w:numPr>
        <w:shd w:val="clear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0" w:leftChars="0" w:right="0" w:firstLine="238" w:firstLineChars="85"/>
        <w:jc w:val="both"/>
        <w:textAlignment w:val="auto"/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shd w:val="clear" w:fill="auto"/>
          <w:vertAlign w:val="baseline"/>
        </w:rPr>
      </w:pPr>
      <w:r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</w:rPr>
        <w:t>Роскачество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  <w:lang w:val="ru-RU"/>
        </w:rPr>
        <w:t>: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</w:rPr>
        <w:t xml:space="preserve"> [портал]. 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  <w:lang w:val="en-US"/>
        </w:rPr>
        <w:t>// URL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</w:rPr>
        <w:t>: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  <w:lang w:val="en-US"/>
        </w:rPr>
        <w:t xml:space="preserve"> </w:t>
      </w: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HYPERLINK "https://rskrf.ru/" \h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</w:rPr>
        <w:t>https://rskrf.ru/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</w:rPr>
        <w:fldChar w:fldCharType="end"/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  <w:lang w:val="en-US"/>
        </w:rPr>
        <w:t xml:space="preserve"> 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</w:rPr>
        <w:t>(дата обращения: 01.12.2025).</w:t>
      </w:r>
    </w:p>
    <w:p w14:paraId="23693A23">
      <w:pPr>
        <w:pStyle w:val="3"/>
        <w:keepNext w:val="0"/>
        <w:keepLines w:val="0"/>
        <w:pageBreakBefore w:val="0"/>
        <w:widowControl/>
        <w:numPr>
          <w:ilvl w:val="0"/>
          <w:numId w:val="17"/>
        </w:numPr>
        <w:shd w:val="clear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0" w:leftChars="0" w:right="0" w:firstLine="238" w:firstLineChars="85"/>
        <w:jc w:val="both"/>
        <w:textAlignment w:val="auto"/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shd w:val="clear" w:fill="auto"/>
          <w:vertAlign w:val="baseline"/>
        </w:rPr>
      </w:pPr>
      <w:r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</w:rPr>
        <w:t>РУВИКИ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  <w:lang w:val="ru-RU"/>
        </w:rPr>
        <w:t>: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</w:rPr>
        <w:t xml:space="preserve"> [портал]. 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  <w:lang w:val="en-US"/>
        </w:rPr>
        <w:t>// URL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</w:rPr>
        <w:t>: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  <w:lang w:val="en-US"/>
        </w:rPr>
        <w:t xml:space="preserve"> </w:t>
      </w: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HYPERLINK "https://ru.ruwiki.ru/" \h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</w:rPr>
        <w:t>https://ru.ruwiki.ru/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</w:rPr>
        <w:fldChar w:fldCharType="end"/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  <w:lang w:val="en-US"/>
        </w:rPr>
        <w:t xml:space="preserve"> 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</w:rPr>
        <w:t>(дата обращения: 08.12.2025).</w:t>
      </w:r>
    </w:p>
    <w:p w14:paraId="5D98CD3A">
      <w:pPr>
        <w:pStyle w:val="3"/>
        <w:keepNext w:val="0"/>
        <w:keepLines w:val="0"/>
        <w:pageBreakBefore w:val="0"/>
        <w:widowControl/>
        <w:numPr>
          <w:ilvl w:val="0"/>
          <w:numId w:val="17"/>
        </w:numPr>
        <w:shd w:val="clear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0" w:leftChars="0" w:right="0" w:firstLine="238" w:firstLineChars="85"/>
        <w:jc w:val="both"/>
        <w:textAlignment w:val="auto"/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shd w:val="clear" w:fill="auto"/>
          <w:vertAlign w:val="baseline"/>
        </w:rPr>
      </w:pPr>
      <w:r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</w:rPr>
        <w:t xml:space="preserve">Уголовный кодекс Российской Федерации от 13.06.1996 № 63-ФЗ (ред. от 29.12.2022). 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  <w:lang w:val="en-US"/>
        </w:rPr>
        <w:t>// URL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</w:rPr>
        <w:t>: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  <w:lang w:val="en-US"/>
        </w:rPr>
        <w:t xml:space="preserve"> </w:t>
      </w: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HYPERLINK "http://www.consultant.ru/document/cons_doc_LAW_10699/" \h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</w:rPr>
        <w:t>http://www.consultant.ru/document/cons_doc_LAW_10699/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</w:rPr>
        <w:fldChar w:fldCharType="end"/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  <w:lang w:val="en-US"/>
        </w:rPr>
        <w:t xml:space="preserve"> 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</w:rPr>
        <w:t>(дата обращения: 07.12.2025).</w:t>
      </w:r>
    </w:p>
    <w:p w14:paraId="1167148B">
      <w:pPr>
        <w:pStyle w:val="2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 w:ascii="Times New Roman" w:hAnsi="Times New Roman" w:cs="Times New Roman"/>
        </w:rPr>
      </w:pPr>
      <w:bookmarkStart w:id="49" w:name="_Toc3839"/>
      <w:r>
        <w:rPr>
          <w:rFonts w:hint="default" w:ascii="Times New Roman" w:hAnsi="Times New Roman" w:cs="Times New Roman"/>
        </w:rPr>
        <w:t>ПРИЛОЖЕНИЯ</w:t>
      </w:r>
      <w:bookmarkEnd w:id="49"/>
    </w:p>
    <w:p w14:paraId="3FA405DF">
      <w:pPr>
        <w:pStyle w:val="4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0" w:line="360" w:lineRule="auto"/>
        <w:textAlignment w:val="auto"/>
        <w:rPr>
          <w:rFonts w:hint="default" w:ascii="Times New Roman" w:hAnsi="Times New Roman" w:cs="Times New Roman"/>
          <w:position w:val="0"/>
          <w:sz w:val="28"/>
          <w:szCs w:val="28"/>
          <w:vertAlign w:val="baseline"/>
        </w:rPr>
      </w:pPr>
      <w:bookmarkStart w:id="50" w:name="_Toc16382"/>
      <w:r>
        <w:rPr>
          <w:rFonts w:hint="default" w:ascii="Times New Roman" w:hAnsi="Times New Roman" w:cs="Times New Roman"/>
          <w:position w:val="0"/>
          <w:sz w:val="28"/>
          <w:szCs w:val="28"/>
          <w:vertAlign w:val="baseline"/>
        </w:rPr>
        <w:t>Приложение А. Иллюстрации интерфейса платформы</w:t>
      </w:r>
      <w:bookmarkEnd w:id="50"/>
    </w:p>
    <w:p w14:paraId="6A2905B7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0" w:line="360" w:lineRule="auto"/>
        <w:ind w:left="0" w:leftChars="0" w:firstLine="0" w:firstLineChars="0"/>
        <w:textAlignment w:val="auto"/>
        <w:rPr>
          <w:rFonts w:hint="default"/>
          <w:lang w:val="ru-RU"/>
        </w:rPr>
      </w:pPr>
      <w:bookmarkStart w:id="51" w:name="Рисунок_а1"/>
      <w:r>
        <w:rPr>
          <w:rFonts w:hint="default" w:ascii="Times New Roman" w:hAnsi="Times New Roman" w:cs="Times New Roman"/>
          <w:b/>
          <w:bCs/>
          <w:position w:val="0"/>
          <w:sz w:val="28"/>
          <w:szCs w:val="28"/>
          <w:vertAlign w:val="baseline"/>
        </w:rPr>
        <w:t>Рисунок А.</w:t>
      </w:r>
      <w:r>
        <w:rPr>
          <w:rFonts w:hint="default" w:cs="Times New Roman"/>
          <w:b/>
          <w:bCs/>
          <w:position w:val="0"/>
          <w:sz w:val="28"/>
          <w:szCs w:val="28"/>
          <w:vertAlign w:val="baseline"/>
          <w:lang w:val="ru-RU"/>
        </w:rPr>
        <w:t>1</w:t>
      </w:r>
    </w:p>
    <w:bookmarkEnd w:id="51"/>
    <w:p w14:paraId="1EF6C4E9">
      <w:pPr>
        <w:pStyle w:val="3"/>
        <w:keepNext w:val="0"/>
        <w:keepLines w:val="0"/>
        <w:pageBreakBefore w:val="0"/>
        <w:widowControl/>
        <w:shd w:val="clear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0" w:right="0" w:firstLine="0"/>
        <w:jc w:val="left"/>
        <w:textAlignment w:val="auto"/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</w:rPr>
      </w:pPr>
      <w:r>
        <w:rPr>
          <w:rFonts w:hint="default" w:cs="Times New Roman"/>
          <w:b/>
          <w:bCs/>
          <w:position w:val="0"/>
          <w:sz w:val="28"/>
          <w:szCs w:val="28"/>
          <w:vertAlign w:val="baseline"/>
          <w:lang w:val="ru-RU"/>
        </w:rPr>
        <w:t xml:space="preserve">  </w:t>
      </w:r>
      <w:r>
        <w:rPr>
          <w:rFonts w:hint="default" w:ascii="Times New Roman" w:hAnsi="Times New Roman" w:eastAsia="Times New Roman" w:cs="Times New Roman"/>
          <w:b/>
          <w:bCs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</w:rPr>
        <w:t>Главная страница платформы FishChat CyberTraining System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</w:rPr>
        <w:br w:type="textWrapping"/>
      </w:r>
      <w:r>
        <w:rPr>
          <w:rFonts w:hint="default" w:ascii="Times New Roman" w:hAnsi="Times New Roman" w:eastAsia="Times New Roman" w:cs="Times New Roman"/>
          <w:i/>
          <w:iCs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</w:rPr>
        <w:t>Комментарий: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</w:rPr>
        <w:t xml:space="preserve"> Отображает навигацию: переход к тренировке, тестированию, памятке, а также ссылки для входа и регистрации.</w:t>
      </w:r>
    </w:p>
    <w:p w14:paraId="7C1BDDFB">
      <w:pPr>
        <w:pStyle w:val="3"/>
        <w:keepNext w:val="0"/>
        <w:keepLines w:val="0"/>
        <w:pageBreakBefore w:val="0"/>
        <w:widowControl/>
        <w:shd w:val="clear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0" w:right="0" w:firstLine="0"/>
        <w:jc w:val="left"/>
        <w:textAlignment w:val="auto"/>
        <w:rPr>
          <w:rFonts w:hint="default" w:ascii="Times New Roman" w:hAnsi="Times New Roman" w:eastAsia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0" distR="0">
            <wp:extent cx="5246370" cy="6774815"/>
            <wp:effectExtent l="0" t="0" r="6350" b="635"/>
            <wp:docPr id="27" name="image2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25.png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46370" cy="67748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960A2B2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0" w:line="360" w:lineRule="auto"/>
        <w:ind w:left="0" w:leftChars="0" w:firstLine="0" w:firstLineChars="0"/>
        <w:textAlignment w:val="auto"/>
        <w:rPr>
          <w:rFonts w:hint="default" w:ascii="Times New Roman" w:hAnsi="Times New Roman" w:cs="Times New Roman"/>
          <w:b/>
          <w:bCs/>
          <w:position w:val="0"/>
          <w:sz w:val="28"/>
          <w:szCs w:val="28"/>
          <w:vertAlign w:val="baseline"/>
        </w:rPr>
      </w:pPr>
    </w:p>
    <w:p w14:paraId="39A7CB4F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0" w:line="360" w:lineRule="auto"/>
        <w:ind w:left="0" w:leftChars="0" w:firstLine="0" w:firstLineChars="0"/>
        <w:textAlignment w:val="auto"/>
        <w:rPr>
          <w:rFonts w:hint="default" w:ascii="Times New Roman" w:hAnsi="Times New Roman" w:cs="Times New Roman"/>
          <w:b/>
          <w:bCs/>
          <w:position w:val="0"/>
          <w:sz w:val="28"/>
          <w:szCs w:val="28"/>
          <w:vertAlign w:val="baseline"/>
        </w:rPr>
      </w:pPr>
      <w:bookmarkStart w:id="52" w:name="Рисунок_а2"/>
      <w:r>
        <w:rPr>
          <w:rFonts w:hint="default" w:ascii="Times New Roman" w:hAnsi="Times New Roman" w:cs="Times New Roman"/>
          <w:b/>
          <w:bCs/>
          <w:position w:val="0"/>
          <w:sz w:val="28"/>
          <w:szCs w:val="28"/>
          <w:vertAlign w:val="baseline"/>
        </w:rPr>
        <w:t>Рисунок А.2</w:t>
      </w:r>
      <w:bookmarkEnd w:id="52"/>
      <w:r>
        <w:rPr>
          <w:rFonts w:hint="default" w:ascii="Times New Roman" w:hAnsi="Times New Roman" w:cs="Times New Roman"/>
          <w:b/>
          <w:bCs/>
          <w:position w:val="0"/>
          <w:sz w:val="28"/>
          <w:szCs w:val="28"/>
          <w:vertAlign w:val="baseline"/>
        </w:rPr>
        <w:t xml:space="preserve"> </w:t>
      </w:r>
    </w:p>
    <w:p w14:paraId="514F53B8">
      <w:pPr>
        <w:pStyle w:val="3"/>
        <w:keepNext w:val="0"/>
        <w:keepLines w:val="0"/>
        <w:pageBreakBefore w:val="0"/>
        <w:widowControl/>
        <w:shd w:val="clear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0" w:right="0" w:firstLine="0"/>
        <w:jc w:val="left"/>
        <w:textAlignment w:val="auto"/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</w:rPr>
      </w:pPr>
      <w:r>
        <w:rPr>
          <w:rFonts w:hint="default" w:ascii="Times New Roman" w:hAnsi="Times New Roman" w:eastAsia="Times New Roman" w:cs="Times New Roman"/>
          <w:b/>
          <w:bCs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</w:rPr>
        <w:t>Панель управления учителя (Dashboard)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</w:rPr>
        <w:br w:type="textWrapping"/>
      </w:r>
      <w:r>
        <w:rPr>
          <w:rFonts w:hint="default" w:ascii="Times New Roman" w:hAnsi="Times New Roman" w:eastAsia="Times New Roman" w:cs="Times New Roman"/>
          <w:i/>
          <w:iCs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</w:rPr>
        <w:t>Комментарий: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</w:rPr>
        <w:t xml:space="preserve"> Центральный узел для управления базой заданий, создания уроков, формирования групп, организации тестирований и анализа результатов.</w:t>
      </w:r>
    </w:p>
    <w:p w14:paraId="2A2C4F88">
      <w:pPr>
        <w:pStyle w:val="3"/>
        <w:keepNext w:val="0"/>
        <w:keepLines w:val="0"/>
        <w:pageBreakBefore w:val="0"/>
        <w:widowControl/>
        <w:shd w:val="clear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240" w:after="0" w:line="360" w:lineRule="auto"/>
        <w:ind w:left="0" w:right="0" w:firstLine="0"/>
        <w:jc w:val="left"/>
        <w:textAlignment w:val="auto"/>
        <w:rPr>
          <w:rFonts w:hint="default" w:ascii="Times New Roman" w:hAnsi="Times New Roman" w:eastAsia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0" distR="0">
            <wp:extent cx="5939790" cy="4229100"/>
            <wp:effectExtent l="0" t="0" r="0" b="0"/>
            <wp:docPr id="28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3.png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229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3C82BF8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0" w:line="360" w:lineRule="auto"/>
        <w:ind w:left="0" w:leftChars="0" w:firstLine="0" w:firstLineChars="0"/>
        <w:textAlignment w:val="auto"/>
        <w:rPr>
          <w:rFonts w:hint="default" w:ascii="Times New Roman" w:hAnsi="Times New Roman" w:cs="Times New Roman"/>
          <w:b/>
          <w:bCs/>
          <w:position w:val="0"/>
          <w:sz w:val="28"/>
          <w:szCs w:val="28"/>
          <w:vertAlign w:val="baseline"/>
        </w:rPr>
      </w:pPr>
      <w:bookmarkStart w:id="53" w:name="Рисунок_а3"/>
      <w:r>
        <w:rPr>
          <w:rFonts w:hint="default" w:ascii="Times New Roman" w:hAnsi="Times New Roman" w:cs="Times New Roman"/>
          <w:b/>
          <w:bCs/>
          <w:position w:val="0"/>
          <w:sz w:val="28"/>
          <w:szCs w:val="28"/>
          <w:vertAlign w:val="baseline"/>
        </w:rPr>
        <w:t>Рисунок А.3</w:t>
      </w:r>
      <w:bookmarkEnd w:id="53"/>
      <w:r>
        <w:rPr>
          <w:rFonts w:hint="default" w:ascii="Times New Roman" w:hAnsi="Times New Roman" w:cs="Times New Roman"/>
          <w:b/>
          <w:bCs/>
          <w:position w:val="0"/>
          <w:sz w:val="28"/>
          <w:szCs w:val="28"/>
          <w:vertAlign w:val="baseline"/>
        </w:rPr>
        <w:t xml:space="preserve"> </w:t>
      </w:r>
    </w:p>
    <w:p w14:paraId="34210103">
      <w:pPr>
        <w:pStyle w:val="3"/>
        <w:keepNext w:val="0"/>
        <w:keepLines w:val="0"/>
        <w:pageBreakBefore w:val="0"/>
        <w:widowControl/>
        <w:shd w:val="clear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0" w:right="0" w:firstLine="0"/>
        <w:jc w:val="left"/>
        <w:textAlignment w:val="auto"/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</w:rPr>
      </w:pPr>
      <w:r>
        <w:rPr>
          <w:rFonts w:hint="default" w:ascii="Times New Roman" w:hAnsi="Times New Roman" w:eastAsia="Times New Roman" w:cs="Times New Roman"/>
          <w:b/>
          <w:bCs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</w:rPr>
        <w:t>Интерфейс интерактивной тренировки (/train/)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</w:rPr>
        <w:br w:type="textWrapping"/>
      </w:r>
      <w:r>
        <w:rPr>
          <w:rFonts w:hint="default" w:ascii="Times New Roman" w:hAnsi="Times New Roman" w:eastAsia="Times New Roman" w:cs="Times New Roman"/>
          <w:i/>
          <w:iCs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</w:rPr>
        <w:t>Комментарий: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</w:rPr>
        <w:t xml:space="preserve"> Пример фишингового сообщения с вариантами ответа «Да» (мошенничество) и «Нет» (легитимно). После выбора сразу показывается комментарий и изменение опыта.</w:t>
      </w:r>
    </w:p>
    <w:p w14:paraId="44916930">
      <w:pPr>
        <w:pStyle w:val="3"/>
        <w:keepNext w:val="0"/>
        <w:keepLines w:val="0"/>
        <w:pageBreakBefore w:val="0"/>
        <w:widowControl/>
        <w:shd w:val="clear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240" w:after="0" w:line="360" w:lineRule="auto"/>
        <w:ind w:left="0" w:right="0" w:firstLine="0"/>
        <w:jc w:val="left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0" distR="0">
            <wp:extent cx="5939790" cy="5003800"/>
            <wp:effectExtent l="0" t="0" r="0" b="0"/>
            <wp:docPr id="29" name="image2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22.png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5003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bookmarkStart w:id="54" w:name="_8j8m8kxwgihn"/>
      <w:bookmarkEnd w:id="54"/>
    </w:p>
    <w:p w14:paraId="777235B1">
      <w:pPr>
        <w:pStyle w:val="3"/>
        <w:keepNext w:val="0"/>
        <w:keepLines w:val="0"/>
        <w:pageBreakBefore w:val="0"/>
        <w:widowControl/>
        <w:shd w:val="clear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240" w:after="0" w:line="360" w:lineRule="auto"/>
        <w:ind w:left="0" w:right="0" w:firstLine="0"/>
        <w:jc w:val="left"/>
        <w:textAlignment w:val="auto"/>
        <w:rPr>
          <w:rFonts w:hint="default" w:ascii="Times New Roman" w:hAnsi="Times New Roman" w:cs="Times New Roman"/>
        </w:rPr>
      </w:pPr>
    </w:p>
    <w:p w14:paraId="738220B1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0" w:line="360" w:lineRule="auto"/>
        <w:ind w:left="0" w:leftChars="0" w:firstLine="0" w:firstLineChars="0"/>
        <w:textAlignment w:val="auto"/>
        <w:rPr>
          <w:rFonts w:hint="default" w:ascii="Times New Roman" w:hAnsi="Times New Roman" w:cs="Times New Roman"/>
          <w:b/>
          <w:bCs/>
          <w:position w:val="0"/>
          <w:sz w:val="28"/>
          <w:szCs w:val="28"/>
          <w:vertAlign w:val="baseline"/>
          <w:lang w:val="ru-RU" w:eastAsia="zh-CN"/>
        </w:rPr>
      </w:pPr>
      <w:bookmarkStart w:id="55" w:name="Рисунок_а4"/>
      <w:r>
        <w:rPr>
          <w:rFonts w:hint="default" w:ascii="Times New Roman" w:hAnsi="Times New Roman" w:cs="Times New Roman"/>
          <w:b/>
          <w:bCs/>
          <w:position w:val="0"/>
          <w:sz w:val="28"/>
          <w:szCs w:val="28"/>
          <w:vertAlign w:val="baseline"/>
          <w:lang w:val="ru-RU" w:eastAsia="zh-CN"/>
        </w:rPr>
        <w:t>Рисунок А.4</w:t>
      </w:r>
      <w:bookmarkEnd w:id="55"/>
      <w:r>
        <w:rPr>
          <w:rFonts w:hint="default" w:ascii="Times New Roman" w:hAnsi="Times New Roman" w:cs="Times New Roman"/>
          <w:b/>
          <w:bCs/>
          <w:position w:val="0"/>
          <w:sz w:val="28"/>
          <w:szCs w:val="28"/>
          <w:vertAlign w:val="baseline"/>
          <w:lang w:val="ru-RU" w:eastAsia="zh-CN"/>
        </w:rPr>
        <w:t xml:space="preserve"> </w:t>
      </w:r>
    </w:p>
    <w:p w14:paraId="4B8172DA">
      <w:pPr>
        <w:pStyle w:val="3"/>
        <w:keepNext w:val="0"/>
        <w:keepLines w:val="0"/>
        <w:pageBreakBefore w:val="0"/>
        <w:widowControl/>
        <w:shd w:val="clear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0" w:right="0" w:firstLine="0"/>
        <w:jc w:val="left"/>
        <w:textAlignment w:val="auto"/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</w:rPr>
      </w:pPr>
      <w:r>
        <w:rPr>
          <w:rFonts w:hint="default" w:ascii="Times New Roman" w:hAnsi="Times New Roman" w:eastAsia="Times New Roman" w:cs="Times New Roman"/>
          <w:b/>
          <w:bCs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</w:rPr>
        <w:t>Интерфейс контролируемого тестирования (/test_room/)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</w:rPr>
        <w:br w:type="textWrapping"/>
      </w:r>
      <w:r>
        <w:rPr>
          <w:rFonts w:hint="default" w:ascii="Times New Roman" w:hAnsi="Times New Roman" w:eastAsia="Times New Roman" w:cs="Times New Roman"/>
          <w:i/>
          <w:iCs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</w:rPr>
        <w:t>Комментарий: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</w:rPr>
        <w:t xml:space="preserve"> Аналогичен тренировке, но без немедленного разбора ответа. Навигация показывает прогресс прохождения теста.</w:t>
      </w:r>
    </w:p>
    <w:p w14:paraId="537B9DFC">
      <w:pPr>
        <w:pStyle w:val="3"/>
        <w:keepNext w:val="0"/>
        <w:keepLines w:val="0"/>
        <w:pageBreakBefore w:val="0"/>
        <w:widowControl/>
        <w:shd w:val="clear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240" w:after="0" w:line="360" w:lineRule="auto"/>
        <w:ind w:left="0" w:right="0" w:firstLine="0"/>
        <w:jc w:val="left"/>
        <w:textAlignment w:val="auto"/>
        <w:rPr>
          <w:rFonts w:hint="default" w:ascii="Times New Roman" w:hAnsi="Times New Roman" w:eastAsia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0" distR="0">
            <wp:extent cx="5939790" cy="5003800"/>
            <wp:effectExtent l="0" t="0" r="0" b="0"/>
            <wp:docPr id="30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5.png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5003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1B3A51A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0" w:line="360" w:lineRule="auto"/>
        <w:ind w:left="0" w:leftChars="0" w:firstLine="0" w:firstLineChars="0"/>
        <w:textAlignment w:val="auto"/>
        <w:rPr>
          <w:rFonts w:hint="default" w:ascii="Times New Roman" w:hAnsi="Times New Roman" w:cs="Times New Roman"/>
          <w:b/>
          <w:bCs/>
          <w:position w:val="0"/>
          <w:sz w:val="28"/>
          <w:szCs w:val="28"/>
          <w:vertAlign w:val="baseline"/>
          <w:lang w:val="ru-RU" w:eastAsia="zh-CN"/>
        </w:rPr>
      </w:pPr>
      <w:bookmarkStart w:id="56" w:name="Рисунок_а5"/>
      <w:r>
        <w:rPr>
          <w:rFonts w:hint="default" w:ascii="Times New Roman" w:hAnsi="Times New Roman" w:cs="Times New Roman"/>
          <w:b/>
          <w:bCs/>
          <w:position w:val="0"/>
          <w:sz w:val="28"/>
          <w:szCs w:val="28"/>
          <w:vertAlign w:val="baseline"/>
          <w:lang w:val="ru-RU" w:eastAsia="zh-CN"/>
        </w:rPr>
        <w:t xml:space="preserve">Рисунок А.5 </w:t>
      </w:r>
    </w:p>
    <w:bookmarkEnd w:id="56"/>
    <w:p w14:paraId="79D79703">
      <w:pPr>
        <w:pStyle w:val="3"/>
        <w:keepNext w:val="0"/>
        <w:keepLines w:val="0"/>
        <w:pageBreakBefore w:val="0"/>
        <w:widowControl/>
        <w:shd w:val="clear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0" w:right="0" w:firstLine="0"/>
        <w:jc w:val="left"/>
        <w:textAlignment w:val="auto"/>
        <w:rPr>
          <w:rFonts w:hint="default" w:ascii="Times New Roman" w:hAnsi="Times New Roman" w:eastAsia="Times New Roman" w:cs="Times New Roman"/>
          <w:b/>
          <w:bCs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</w:rPr>
      </w:pPr>
      <w:r>
        <w:rPr>
          <w:rFonts w:hint="default" w:ascii="Times New Roman" w:hAnsi="Times New Roman" w:eastAsia="Times New Roman" w:cs="Times New Roman"/>
          <w:b/>
          <w:bCs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</w:rPr>
        <w:t>Страница детальной статистики для учителя (/dashboard/testing_management/results_detailed/)</w:t>
      </w:r>
    </w:p>
    <w:p w14:paraId="505EDB8F">
      <w:pPr>
        <w:pStyle w:val="3"/>
        <w:keepNext w:val="0"/>
        <w:keepLines w:val="0"/>
        <w:pageBreakBefore w:val="0"/>
        <w:widowControl/>
        <w:shd w:val="clear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240" w:after="0" w:line="360" w:lineRule="auto"/>
        <w:ind w:left="0" w:right="0" w:firstLine="0"/>
        <w:jc w:val="left"/>
        <w:textAlignment w:val="auto"/>
        <w:rPr>
          <w:rFonts w:hint="default" w:ascii="Times New Roman" w:hAnsi="Times New Roman" w:eastAsia="Times New Roman" w:cs="Times New Roman"/>
          <w:b/>
          <w:bCs/>
        </w:rPr>
      </w:pPr>
      <w:r>
        <w:rPr>
          <w:rFonts w:hint="default" w:ascii="Times New Roman" w:hAnsi="Times New Roman" w:cs="Times New Roman"/>
        </w:rPr>
        <w:drawing>
          <wp:inline distT="0" distB="0" distL="0" distR="0">
            <wp:extent cx="5939790" cy="6083300"/>
            <wp:effectExtent l="0" t="0" r="0" b="0"/>
            <wp:docPr id="31" name="image2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21.png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60833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042CA09">
      <w:pPr>
        <w:pStyle w:val="4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 w:ascii="Times New Roman" w:hAnsi="Times New Roman" w:cs="Times New Roman"/>
          <w:position w:val="0"/>
          <w:sz w:val="28"/>
          <w:szCs w:val="28"/>
          <w:vertAlign w:val="baseline"/>
        </w:rPr>
      </w:pPr>
      <w:bookmarkStart w:id="57" w:name="_Toc3938"/>
      <w:r>
        <w:rPr>
          <w:rFonts w:hint="default" w:ascii="Times New Roman" w:hAnsi="Times New Roman" w:cs="Times New Roman"/>
          <w:position w:val="0"/>
          <w:sz w:val="28"/>
          <w:szCs w:val="28"/>
          <w:vertAlign w:val="baseline"/>
        </w:rPr>
        <w:t>Приложение Б. Схемы и модели данных</w:t>
      </w:r>
      <w:bookmarkEnd w:id="57"/>
    </w:p>
    <w:p w14:paraId="7F928055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0" w:line="360" w:lineRule="auto"/>
        <w:ind w:left="0" w:leftChars="0" w:firstLine="0" w:firstLineChars="0"/>
        <w:textAlignment w:val="auto"/>
        <w:rPr>
          <w:rFonts w:hint="default" w:ascii="Times New Roman" w:hAnsi="Times New Roman" w:cs="Times New Roman"/>
          <w:b/>
          <w:bCs/>
          <w:position w:val="0"/>
          <w:sz w:val="28"/>
          <w:szCs w:val="28"/>
          <w:vertAlign w:val="baseline"/>
          <w:lang w:val="ru-RU" w:eastAsia="zh-CN"/>
        </w:rPr>
      </w:pPr>
      <w:bookmarkStart w:id="58" w:name="Рисунок_б1"/>
      <w:r>
        <w:rPr>
          <w:rFonts w:hint="default" w:ascii="Times New Roman" w:hAnsi="Times New Roman" w:cs="Times New Roman"/>
          <w:b/>
          <w:bCs/>
          <w:position w:val="0"/>
          <w:sz w:val="28"/>
          <w:szCs w:val="28"/>
          <w:vertAlign w:val="baseline"/>
          <w:lang w:val="ru-RU" w:eastAsia="zh-CN"/>
        </w:rPr>
        <w:t>Рисунок Б.1</w:t>
      </w:r>
      <w:bookmarkEnd w:id="58"/>
      <w:r>
        <w:rPr>
          <w:rFonts w:hint="default" w:ascii="Times New Roman" w:hAnsi="Times New Roman" w:cs="Times New Roman"/>
          <w:b/>
          <w:bCs/>
          <w:position w:val="0"/>
          <w:sz w:val="28"/>
          <w:szCs w:val="28"/>
          <w:vertAlign w:val="baseline"/>
          <w:lang w:val="ru-RU" w:eastAsia="zh-CN"/>
        </w:rPr>
        <w:t xml:space="preserve"> </w:t>
      </w:r>
    </w:p>
    <w:p w14:paraId="65CF2714">
      <w:pPr>
        <w:pStyle w:val="3"/>
        <w:keepNext w:val="0"/>
        <w:keepLines w:val="0"/>
        <w:pageBreakBefore w:val="0"/>
        <w:widowControl/>
        <w:shd w:val="clear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0" w:right="0" w:firstLine="0"/>
        <w:jc w:val="left"/>
        <w:textAlignment w:val="auto"/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highlight w:val="yellow"/>
          <w:u w:val="none"/>
          <w:vertAlign w:val="baseline"/>
        </w:rPr>
      </w:pPr>
      <w:bookmarkStart w:id="59" w:name="Логическая_схема_базы_данных"/>
      <w:r>
        <w:rPr>
          <w:rFonts w:hint="default" w:ascii="Times New Roman" w:hAnsi="Times New Roman" w:eastAsia="Times New Roman" w:cs="Times New Roman"/>
          <w:b/>
          <w:bCs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</w:rPr>
        <w:t>Логическая схема базы данных (ER-диаграмма)</w:t>
      </w:r>
      <w:bookmarkEnd w:id="59"/>
      <w:r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</w:rPr>
        <w:br w:type="textWrapping"/>
      </w:r>
      <w:r>
        <w:rPr>
          <w:rFonts w:hint="default" w:ascii="Times New Roman" w:hAnsi="Times New Roman" w:eastAsia="Times New Roman" w:cs="Times New Roman"/>
          <w:i/>
          <w:iCs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</w:rPr>
        <w:t>Комментарий: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</w:rPr>
        <w:t xml:space="preserve"> Отображает шесть основных сущностей (User, Message, Group, Lesson, Testing, Result) и связи между ними, визуализируя 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highlight w:val="none"/>
          <w:u w:val="none"/>
          <w:vertAlign w:val="baseline"/>
        </w:rPr>
        <w:t xml:space="preserve">описанную в разделе </w:t>
      </w: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HYPERLINK \l "_2.2.2.2. Проектирование модели данных"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Style w:val="11"/>
          <w:rFonts w:hint="default" w:ascii="Times New Roman" w:hAnsi="Times New Roman" w:cs="Times New Roman"/>
        </w:rPr>
        <w:t>2.2.2.2</w:t>
      </w:r>
      <w:r>
        <w:rPr>
          <w:rFonts w:hint="default" w:ascii="Times New Roman" w:hAnsi="Times New Roman" w:cs="Times New Roman"/>
        </w:rPr>
        <w:fldChar w:fldCharType="end"/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highlight w:val="none"/>
          <w:u w:val="none"/>
          <w:vertAlign w:val="baseline"/>
        </w:rPr>
        <w:t xml:space="preserve"> модель данных.</w:t>
      </w:r>
    </w:p>
    <w:p w14:paraId="5A87B83F">
      <w:pPr>
        <w:pStyle w:val="3"/>
        <w:keepNext w:val="0"/>
        <w:keepLines w:val="0"/>
        <w:pageBreakBefore w:val="0"/>
        <w:widowControl/>
        <w:shd w:val="clear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240" w:after="0" w:line="360" w:lineRule="auto"/>
        <w:ind w:left="0" w:right="0" w:firstLine="0"/>
        <w:jc w:val="left"/>
        <w:textAlignment w:val="auto"/>
        <w:rPr>
          <w:rFonts w:hint="default" w:ascii="Times New Roman" w:hAnsi="Times New Roman" w:eastAsia="Times New Roman" w:cs="Times New Roman"/>
        </w:rPr>
      </w:pPr>
      <w:ins w:id="0" w:author="Бойков Вадим" w:date="2025-12-31T11:16:33Z">
        <w:r>
          <w:rPr>
            <w:rFonts w:hint="default" w:ascii="Times New Roman" w:hAnsi="Times New Roman" w:cs="Times New Roman"/>
          </w:rPr>
          <w:drawing>
            <wp:inline distT="0" distB="0" distL="0" distR="0">
              <wp:extent cx="5939790" cy="7708900"/>
              <wp:effectExtent l="0" t="0" r="0" b="0"/>
              <wp:docPr id="32" name="image1.png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32" name="image1.png"/>
                      <pic:cNvPicPr>
                        <a:picLocks noChangeAspect="1" noChangeArrowheads="1"/>
                      </pic:cNvPicPr>
                    </pic:nvPicPr>
                    <pic:blipFill>
                      <a:blip r:embed="rId23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939790" cy="7708900"/>
                      </a:xfrm>
                      <a:prstGeom prst="rect">
                        <a:avLst/>
                      </a:prstGeom>
                      <a:noFill/>
                    </pic:spPr>
                  </pic:pic>
                </a:graphicData>
              </a:graphic>
            </wp:inline>
          </w:drawing>
        </w:r>
      </w:ins>
    </w:p>
    <w:p w14:paraId="72AC86CB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0" w:line="360" w:lineRule="auto"/>
        <w:ind w:left="0" w:leftChars="0" w:firstLine="0" w:firstLineChars="0"/>
        <w:textAlignment w:val="auto"/>
        <w:rPr>
          <w:rFonts w:hint="default" w:ascii="Times New Roman" w:hAnsi="Times New Roman" w:cs="Times New Roman"/>
          <w:b/>
          <w:bCs/>
          <w:position w:val="0"/>
          <w:sz w:val="28"/>
          <w:szCs w:val="28"/>
          <w:vertAlign w:val="baseline"/>
          <w:lang w:val="ru-RU" w:eastAsia="zh-CN"/>
        </w:rPr>
      </w:pPr>
    </w:p>
    <w:p w14:paraId="68BD68E8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0" w:line="360" w:lineRule="auto"/>
        <w:ind w:left="0" w:leftChars="0" w:firstLine="0" w:firstLineChars="0"/>
        <w:textAlignment w:val="auto"/>
        <w:rPr>
          <w:rFonts w:hint="default" w:ascii="Times New Roman" w:hAnsi="Times New Roman" w:cs="Times New Roman"/>
          <w:b/>
          <w:bCs/>
          <w:position w:val="0"/>
          <w:sz w:val="28"/>
          <w:szCs w:val="28"/>
          <w:vertAlign w:val="baseline"/>
          <w:lang w:val="ru-RU" w:eastAsia="zh-CN"/>
        </w:rPr>
      </w:pPr>
    </w:p>
    <w:p w14:paraId="2146EBED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0" w:line="360" w:lineRule="auto"/>
        <w:ind w:left="0" w:leftChars="0" w:firstLine="0" w:firstLineChars="0"/>
        <w:textAlignment w:val="auto"/>
        <w:rPr>
          <w:rFonts w:hint="default" w:ascii="Times New Roman" w:hAnsi="Times New Roman" w:cs="Times New Roman"/>
          <w:b/>
          <w:bCs/>
          <w:position w:val="0"/>
          <w:sz w:val="28"/>
          <w:szCs w:val="28"/>
          <w:vertAlign w:val="baseline"/>
          <w:lang w:val="ru-RU" w:eastAsia="zh-CN"/>
        </w:rPr>
      </w:pPr>
    </w:p>
    <w:p w14:paraId="6867743D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0" w:line="360" w:lineRule="auto"/>
        <w:ind w:left="0" w:leftChars="0" w:firstLine="0" w:firstLineChars="0"/>
        <w:textAlignment w:val="auto"/>
        <w:rPr>
          <w:rFonts w:hint="default" w:ascii="Times New Roman" w:hAnsi="Times New Roman" w:cs="Times New Roman"/>
          <w:b/>
          <w:bCs/>
          <w:position w:val="0"/>
          <w:sz w:val="28"/>
          <w:szCs w:val="28"/>
          <w:vertAlign w:val="baseline"/>
          <w:lang w:val="ru-RU" w:eastAsia="zh-CN"/>
        </w:rPr>
      </w:pPr>
      <w:bookmarkStart w:id="60" w:name="Рисунок_б2"/>
      <w:r>
        <w:rPr>
          <w:rFonts w:hint="default" w:ascii="Times New Roman" w:hAnsi="Times New Roman" w:cs="Times New Roman"/>
          <w:b/>
          <w:bCs/>
          <w:position w:val="0"/>
          <w:sz w:val="28"/>
          <w:szCs w:val="28"/>
          <w:vertAlign w:val="baseline"/>
          <w:lang w:val="ru-RU" w:eastAsia="zh-CN"/>
        </w:rPr>
        <w:t>Рисунок Б.2</w:t>
      </w:r>
      <w:bookmarkEnd w:id="60"/>
      <w:r>
        <w:rPr>
          <w:rFonts w:hint="default" w:ascii="Times New Roman" w:hAnsi="Times New Roman" w:cs="Times New Roman"/>
          <w:b/>
          <w:bCs/>
          <w:position w:val="0"/>
          <w:sz w:val="28"/>
          <w:szCs w:val="28"/>
          <w:vertAlign w:val="baseline"/>
          <w:lang w:val="ru-RU" w:eastAsia="zh-CN"/>
        </w:rPr>
        <w:t xml:space="preserve"> </w:t>
      </w:r>
    </w:p>
    <w:p w14:paraId="795FEFC7">
      <w:pPr>
        <w:pStyle w:val="3"/>
        <w:keepNext w:val="0"/>
        <w:keepLines w:val="0"/>
        <w:pageBreakBefore w:val="0"/>
        <w:widowControl/>
        <w:shd w:val="clear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0" w:right="0" w:firstLine="0"/>
        <w:jc w:val="left"/>
        <w:textAlignment w:val="auto"/>
        <w:rPr>
          <w:ins w:id="2" w:author="Бойков Вадим" w:date="2025-12-31T11:27:11Z"/>
          <w:rFonts w:hint="default" w:ascii="Times New Roman" w:hAnsi="Times New Roman" w:eastAsia="Times New Roman" w:cs="Times New Roman"/>
        </w:rPr>
      </w:pPr>
      <w:bookmarkStart w:id="61" w:name="Блок_схема_тренировки"/>
      <w:r>
        <w:rPr>
          <w:rFonts w:hint="default" w:ascii="Times New Roman" w:hAnsi="Times New Roman" w:eastAsia="Times New Roman" w:cs="Times New Roman"/>
          <w:b/>
          <w:bCs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</w:rPr>
        <w:t>Блок-схема алгоритма проведения интерактивной тренировки</w:t>
      </w:r>
      <w:bookmarkEnd w:id="61"/>
      <w:r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</w:rPr>
        <w:br w:type="textWrapping"/>
      </w:r>
      <w:r>
        <w:rPr>
          <w:rFonts w:hint="default" w:ascii="Times New Roman" w:hAnsi="Times New Roman" w:eastAsia="Times New Roman" w:cs="Times New Roman"/>
          <w:i/>
          <w:iCs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</w:rPr>
        <w:t>Комментарий: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</w:rPr>
        <w:t xml:space="preserve"> Визуализирует логику, описанную в пункте 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  <w:lang w:val="ru-RU"/>
        </w:rPr>
        <w:fldChar w:fldCharType="begin"/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  <w:lang w:val="ru-RU"/>
        </w:rPr>
        <w:instrText xml:space="preserve"> HYPERLINK \l "Алгоритм_проведения_тренировки" </w:instrTex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  <w:lang w:val="ru-RU"/>
        </w:rPr>
        <w:fldChar w:fldCharType="separate"/>
      </w:r>
      <w:r>
        <w:rPr>
          <w:rStyle w:val="11"/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position w:val="0"/>
          <w:sz w:val="28"/>
          <w:szCs w:val="28"/>
          <w:shd w:val="clear" w:fill="auto"/>
          <w:vertAlign w:val="baseline"/>
          <w:lang w:val="ru-RU"/>
        </w:rPr>
        <w:t>2.2.2.3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  <w:lang w:val="ru-RU"/>
        </w:rPr>
        <w:fldChar w:fldCharType="end"/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</w:rPr>
        <w:t>: инициализация, обработка ответа, навигация, завершение.</w:t>
      </w:r>
    </w:p>
    <w:p w14:paraId="28BDF93B">
      <w:pPr>
        <w:pStyle w:val="3"/>
        <w:keepNext w:val="0"/>
        <w:keepLines w:val="0"/>
        <w:pageBreakBefore w:val="0"/>
        <w:widowControl/>
        <w:shd w:val="clear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240" w:after="0" w:line="360" w:lineRule="auto"/>
        <w:ind w:left="0" w:right="0" w:firstLine="0"/>
        <w:jc w:val="center"/>
        <w:textAlignment w:val="auto"/>
        <w:rPr>
          <w:rFonts w:hint="default" w:ascii="Times New Roman" w:hAnsi="Times New Roman" w:eastAsia="Times New Roman" w:cs="Times New Roman"/>
        </w:rPr>
      </w:pPr>
      <w:ins w:id="3" w:author="Бойков Вадим" w:date="2025-12-31T11:27:11Z">
        <w:r>
          <w:rPr>
            <w:rFonts w:hint="default" w:ascii="Times New Roman" w:hAnsi="Times New Roman" w:cs="Times New Roman"/>
          </w:rPr>
          <w:drawing>
            <wp:inline distT="0" distB="0" distL="0" distR="0">
              <wp:extent cx="4003040" cy="9396730"/>
              <wp:effectExtent l="0" t="0" r="0" b="0"/>
              <wp:docPr id="33" name="image4.png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33" name="image4.png"/>
                      <pic:cNvPicPr>
                        <a:picLocks noChangeAspect="1" noChangeArrowheads="1"/>
                      </pic:cNvPicPr>
                    </pic:nvPicPr>
                    <pic:blipFill>
                      <a:blip r:embed="rId24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003040" cy="9396730"/>
                      </a:xfrm>
                      <a:prstGeom prst="rect">
                        <a:avLst/>
                      </a:prstGeom>
                      <a:noFill/>
                    </pic:spPr>
                  </pic:pic>
                </a:graphicData>
              </a:graphic>
            </wp:inline>
          </w:drawing>
        </w:r>
      </w:ins>
    </w:p>
    <w:p w14:paraId="63C7CD2B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0" w:line="360" w:lineRule="auto"/>
        <w:ind w:left="0" w:leftChars="0" w:firstLine="0" w:firstLineChars="0"/>
        <w:textAlignment w:val="auto"/>
        <w:rPr>
          <w:rFonts w:hint="default" w:ascii="Times New Roman" w:hAnsi="Times New Roman" w:cs="Times New Roman"/>
          <w:b/>
          <w:bCs/>
          <w:position w:val="0"/>
          <w:sz w:val="28"/>
          <w:szCs w:val="28"/>
          <w:vertAlign w:val="baseline"/>
          <w:lang w:val="ru-RU" w:eastAsia="zh-CN"/>
        </w:rPr>
      </w:pPr>
      <w:bookmarkStart w:id="62" w:name="Рисунок_б3"/>
      <w:r>
        <w:rPr>
          <w:rFonts w:hint="default" w:ascii="Times New Roman" w:hAnsi="Times New Roman" w:cs="Times New Roman"/>
          <w:b/>
          <w:bCs/>
          <w:position w:val="0"/>
          <w:sz w:val="28"/>
          <w:szCs w:val="28"/>
          <w:vertAlign w:val="baseline"/>
          <w:lang w:val="ru-RU" w:eastAsia="zh-CN"/>
        </w:rPr>
        <w:t>Рисунок Б.3</w:t>
      </w:r>
      <w:bookmarkEnd w:id="62"/>
      <w:r>
        <w:rPr>
          <w:rFonts w:hint="default" w:ascii="Times New Roman" w:hAnsi="Times New Roman" w:cs="Times New Roman"/>
          <w:b/>
          <w:bCs/>
          <w:position w:val="0"/>
          <w:sz w:val="28"/>
          <w:szCs w:val="28"/>
          <w:vertAlign w:val="baseline"/>
          <w:lang w:val="ru-RU" w:eastAsia="zh-CN"/>
        </w:rPr>
        <w:t xml:space="preserve"> </w:t>
      </w:r>
    </w:p>
    <w:p w14:paraId="44043C23">
      <w:pPr>
        <w:pStyle w:val="3"/>
        <w:keepNext w:val="0"/>
        <w:keepLines w:val="0"/>
        <w:pageBreakBefore w:val="0"/>
        <w:widowControl/>
        <w:shd w:val="clear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0" w:right="0" w:firstLine="0"/>
        <w:jc w:val="left"/>
        <w:textAlignment w:val="auto"/>
        <w:rPr>
          <w:ins w:id="5" w:author="Бойков Вадим" w:date="2025-12-31T11:33:38Z"/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</w:rPr>
      </w:pPr>
      <w:bookmarkStart w:id="63" w:name="Блок_схема_тестироания"/>
      <w:r>
        <w:rPr>
          <w:rFonts w:hint="default" w:ascii="Times New Roman" w:hAnsi="Times New Roman" w:eastAsia="Times New Roman" w:cs="Times New Roman"/>
          <w:b/>
          <w:bCs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</w:rPr>
        <w:t>Блок-схема алгоритма проведения контролируемого тестирования</w:t>
      </w:r>
      <w:bookmarkEnd w:id="63"/>
      <w:r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</w:rPr>
        <w:br w:type="textWrapping"/>
      </w:r>
      <w:r>
        <w:rPr>
          <w:rFonts w:hint="default" w:ascii="Times New Roman" w:hAnsi="Times New Roman" w:eastAsia="Times New Roman" w:cs="Times New Roman"/>
          <w:i/>
          <w:iCs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</w:rPr>
        <w:t>Комментарий: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</w:rPr>
        <w:t xml:space="preserve"> Визуализирует логику, описанную в пункте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  <w:lang w:val="ru-RU"/>
        </w:rPr>
        <w:t xml:space="preserve"> 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  <w:lang w:val="ru-RU"/>
        </w:rPr>
        <w:fldChar w:fldCharType="begin"/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  <w:lang w:val="ru-RU"/>
        </w:rPr>
        <w:instrText xml:space="preserve"> HYPERLINK \l "Алгоритм_проведения_тестирования" </w:instrTex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  <w:lang w:val="ru-RU"/>
        </w:rPr>
        <w:fldChar w:fldCharType="separate"/>
      </w:r>
      <w:r>
        <w:rPr>
          <w:rStyle w:val="11"/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position w:val="0"/>
          <w:sz w:val="28"/>
          <w:szCs w:val="28"/>
          <w:shd w:val="clear" w:fill="auto"/>
          <w:vertAlign w:val="baseline"/>
          <w:lang w:val="ru-RU"/>
        </w:rPr>
        <w:t>2.2.2.3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  <w:lang w:val="ru-RU"/>
        </w:rPr>
        <w:fldChar w:fldCharType="end"/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</w:rPr>
        <w:t>: проверка доступа, прохождение, фиксация результата в объекте Result.</w:t>
      </w:r>
    </w:p>
    <w:p w14:paraId="7617F934">
      <w:pPr>
        <w:pStyle w:val="3"/>
        <w:keepNext w:val="0"/>
        <w:keepLines w:val="0"/>
        <w:pageBreakBefore w:val="0"/>
        <w:widowControl/>
        <w:shd w:val="clear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right="0"/>
        <w:jc w:val="left"/>
        <w:textAlignment w:val="auto"/>
        <w:rPr>
          <w:rFonts w:hint="default" w:ascii="Times New Roman" w:hAnsi="Times New Roman" w:eastAsia="Times New Roman" w:cs="Times New Roman"/>
          <w:lang w:val="ru-RU"/>
        </w:rPr>
      </w:pPr>
      <w:r>
        <w:rPr>
          <w:rFonts w:hint="default" w:ascii="Times New Roman" w:hAnsi="Times New Roman" w:eastAsia="Times New Roman" w:cs="Times New Roman"/>
          <w:lang w:val="ru-RU"/>
        </w:rPr>
        <w:drawing>
          <wp:inline distT="0" distB="0" distL="114300" distR="114300">
            <wp:extent cx="5930265" cy="5005705"/>
            <wp:effectExtent l="0" t="0" r="6985" b="9525"/>
            <wp:docPr id="39" name="Изображение 39" descr="Untitled diagram-2026-01-10-1515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Изображение 39" descr="Untitled diagram-2026-01-10-151515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30265" cy="5005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957717">
      <w:pPr>
        <w:pStyle w:val="4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 w:ascii="Times New Roman" w:hAnsi="Times New Roman" w:cs="Times New Roman"/>
          <w:position w:val="0"/>
          <w:sz w:val="28"/>
          <w:szCs w:val="28"/>
          <w:vertAlign w:val="baseline"/>
        </w:rPr>
      </w:pPr>
      <w:bookmarkStart w:id="64" w:name="_Toc1857"/>
      <w:r>
        <w:rPr>
          <w:rFonts w:hint="default" w:ascii="Times New Roman" w:hAnsi="Times New Roman" w:cs="Times New Roman"/>
          <w:position w:val="0"/>
          <w:sz w:val="28"/>
          <w:szCs w:val="28"/>
          <w:vertAlign w:val="baseline"/>
        </w:rPr>
        <w:t>Приложение В. Примеры кода (ключевые фрагменты)</w:t>
      </w:r>
      <w:bookmarkEnd w:id="64"/>
    </w:p>
    <w:p w14:paraId="6604E7D7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0" w:line="360" w:lineRule="auto"/>
        <w:ind w:left="0" w:leftChars="0" w:firstLine="0" w:firstLineChars="0"/>
        <w:textAlignment w:val="auto"/>
        <w:rPr>
          <w:rFonts w:hint="default" w:ascii="Times New Roman" w:hAnsi="Times New Roman" w:cs="Times New Roman"/>
          <w:b/>
          <w:bCs/>
          <w:position w:val="0"/>
          <w:sz w:val="28"/>
          <w:szCs w:val="28"/>
          <w:vertAlign w:val="baseline"/>
          <w:lang w:val="ru-RU" w:eastAsia="zh-CN"/>
        </w:rPr>
      </w:pPr>
      <w:bookmarkStart w:id="65" w:name="Листинг_в1"/>
      <w:r>
        <w:rPr>
          <w:rFonts w:hint="default" w:ascii="Times New Roman" w:hAnsi="Times New Roman" w:cs="Times New Roman"/>
          <w:b/>
          <w:bCs/>
          <w:position w:val="0"/>
          <w:sz w:val="28"/>
          <w:szCs w:val="28"/>
          <w:vertAlign w:val="baseline"/>
          <w:lang w:val="ru-RU" w:eastAsia="zh-CN"/>
        </w:rPr>
        <w:t>Листинг В.1</w:t>
      </w:r>
    </w:p>
    <w:bookmarkEnd w:id="65"/>
    <w:p w14:paraId="638A75E4">
      <w:pPr>
        <w:pStyle w:val="3"/>
        <w:keepNext w:val="0"/>
        <w:keepLines w:val="0"/>
        <w:pageBreakBefore w:val="0"/>
        <w:widowControl/>
        <w:shd w:val="clear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0" w:right="0" w:firstLine="0"/>
        <w:jc w:val="left"/>
        <w:textAlignment w:val="auto"/>
        <w:rPr>
          <w:rFonts w:hint="default" w:ascii="Times New Roman" w:hAnsi="Times New Roman" w:eastAsia="Times New Roman" w:cs="Times New Roman"/>
        </w:rPr>
      </w:pPr>
      <w:bookmarkStart w:id="66" w:name="Модель_Result"/>
      <w:r>
        <w:rPr>
          <w:rFonts w:hint="default" w:ascii="Times New Roman" w:hAnsi="Times New Roman" w:eastAsia="Times New Roman" w:cs="Times New Roman"/>
          <w:b/>
          <w:bCs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</w:rPr>
        <w:t xml:space="preserve">Определение </w:t>
      </w:r>
      <w:r>
        <w:rPr>
          <w:rFonts w:hint="default" w:ascii="Times New Roman" w:hAnsi="Times New Roman" w:eastAsia="Times New Roman" w:cs="Times New Roman"/>
          <w:b/>
          <w:bCs/>
        </w:rPr>
        <w:t>модели Result</w:t>
      </w:r>
    </w:p>
    <w:bookmarkEnd w:id="66"/>
    <w:tbl>
      <w:tblPr>
        <w:tblStyle w:val="10"/>
        <w:tblW w:w="9354" w:type="dxa"/>
        <w:tblInd w:w="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9354"/>
      </w:tblGrid>
      <w:tr w14:paraId="0515983D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9354" w:type="dxa"/>
            <w:shd w:val="clear" w:color="auto" w:fill="333333"/>
          </w:tcPr>
          <w:p w14:paraId="112C71DE">
            <w:pPr>
              <w:pStyle w:val="3"/>
              <w:keepNext w:val="0"/>
              <w:keepLines w:val="0"/>
              <w:pageBreakBefore w:val="0"/>
              <w:widowControl w:val="0"/>
              <w:shd w:val="clear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60" w:lineRule="auto"/>
              <w:ind w:left="0" w:right="0" w:firstLine="0"/>
              <w:jc w:val="left"/>
              <w:textAlignment w:val="auto"/>
              <w:rPr>
                <w:rFonts w:hint="default" w:ascii="Times New Roman" w:hAnsi="Times New Roman" w:eastAsia="Times New Roman" w:cs="Times New Roman"/>
              </w:rPr>
            </w:pPr>
            <w:r>
              <w:rPr>
                <w:rFonts w:hint="default" w:ascii="Times New Roman" w:hAnsi="Times New Roman" w:eastAsia="Consolas" w:cs="Times New Roman"/>
                <w:color w:val="FCC28C"/>
                <w:shd w:val="clear" w:fill="333333"/>
              </w:rPr>
              <w:t>class</w:t>
            </w:r>
            <w:r>
              <w:rPr>
                <w:rFonts w:hint="default" w:ascii="Times New Roman" w:hAnsi="Times New Roman" w:eastAsia="Consolas" w:cs="Times New Roman"/>
                <w:color w:val="FFFFFF"/>
                <w:shd w:val="clear" w:fill="333333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color w:val="FFFFAA"/>
                <w:shd w:val="clear" w:fill="333333"/>
              </w:rPr>
              <w:t>Result</w:t>
            </w:r>
            <w:r>
              <w:rPr>
                <w:rFonts w:hint="default" w:ascii="Times New Roman" w:hAnsi="Times New Roman" w:eastAsia="Consolas" w:cs="Times New Roman"/>
                <w:color w:val="FFFFFF"/>
                <w:shd w:val="clear" w:fill="333333"/>
              </w:rPr>
              <w:t>(</w:t>
            </w:r>
            <w:r>
              <w:rPr>
                <w:rFonts w:hint="default" w:ascii="Times New Roman" w:hAnsi="Times New Roman" w:eastAsia="Consolas" w:cs="Times New Roman"/>
                <w:color w:val="FFFFAA"/>
                <w:shd w:val="clear" w:fill="333333"/>
              </w:rPr>
              <w:t>db</w:t>
            </w:r>
            <w:r>
              <w:rPr>
                <w:rFonts w:hint="default" w:ascii="Times New Roman" w:hAnsi="Times New Roman" w:eastAsia="Consolas" w:cs="Times New Roman"/>
                <w:color w:val="FFFFFF"/>
                <w:shd w:val="clear" w:fill="333333"/>
              </w:rPr>
              <w:t>.</w:t>
            </w:r>
            <w:r>
              <w:rPr>
                <w:rFonts w:hint="default" w:ascii="Times New Roman" w:hAnsi="Times New Roman" w:eastAsia="Consolas" w:cs="Times New Roman"/>
                <w:color w:val="FFFFAA"/>
                <w:shd w:val="clear" w:fill="333333"/>
              </w:rPr>
              <w:t>Model</w:t>
            </w:r>
            <w:r>
              <w:rPr>
                <w:rFonts w:hint="default" w:ascii="Times New Roman" w:hAnsi="Times New Roman" w:eastAsia="Consolas" w:cs="Times New Roman"/>
                <w:color w:val="FFFFFF"/>
                <w:shd w:val="clear" w:fill="333333"/>
              </w:rPr>
              <w:t>):</w:t>
            </w:r>
            <w:r>
              <w:rPr>
                <w:rFonts w:hint="default" w:ascii="Times New Roman" w:hAnsi="Times New Roman" w:eastAsia="Consolas" w:cs="Times New Roman"/>
                <w:color w:val="FFFFFF"/>
                <w:shd w:val="clear" w:fill="333333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color w:val="FFFFFF"/>
                <w:shd w:val="clear" w:fill="333333"/>
              </w:rPr>
              <w:t xml:space="preserve">    __tablename__ = '</w:t>
            </w:r>
            <w:r>
              <w:rPr>
                <w:rFonts w:hint="default" w:ascii="Times New Roman" w:hAnsi="Times New Roman" w:eastAsia="Consolas" w:cs="Times New Roman"/>
                <w:color w:val="FFFFAA"/>
                <w:shd w:val="clear" w:fill="333333"/>
              </w:rPr>
              <w:t>Results'</w:t>
            </w:r>
            <w:r>
              <w:rPr>
                <w:rFonts w:hint="default" w:ascii="Times New Roman" w:hAnsi="Times New Roman" w:eastAsia="Consolas" w:cs="Times New Roman"/>
                <w:color w:val="FFFFFF"/>
                <w:shd w:val="clear" w:fill="333333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color w:val="FFFFFF"/>
                <w:shd w:val="clear" w:fill="333333"/>
              </w:rPr>
              <w:t xml:space="preserve">    id = db.</w:t>
            </w:r>
            <w:r>
              <w:rPr>
                <w:rFonts w:hint="default" w:ascii="Times New Roman" w:hAnsi="Times New Roman" w:eastAsia="Consolas" w:cs="Times New Roman"/>
                <w:color w:val="FFFFAA"/>
                <w:shd w:val="clear" w:fill="333333"/>
              </w:rPr>
              <w:t>Column</w:t>
            </w:r>
            <w:r>
              <w:rPr>
                <w:rFonts w:hint="default" w:ascii="Times New Roman" w:hAnsi="Times New Roman" w:eastAsia="Consolas" w:cs="Times New Roman"/>
                <w:color w:val="FFFFFF"/>
                <w:shd w:val="clear" w:fill="333333"/>
              </w:rPr>
              <w:t>(</w:t>
            </w:r>
            <w:r>
              <w:rPr>
                <w:rFonts w:hint="default" w:ascii="Times New Roman" w:hAnsi="Times New Roman" w:eastAsia="Consolas" w:cs="Times New Roman"/>
                <w:color w:val="FFFFAA"/>
                <w:shd w:val="clear" w:fill="333333"/>
              </w:rPr>
              <w:t>db</w:t>
            </w:r>
            <w:r>
              <w:rPr>
                <w:rFonts w:hint="default" w:ascii="Times New Roman" w:hAnsi="Times New Roman" w:eastAsia="Consolas" w:cs="Times New Roman"/>
                <w:color w:val="FFFFFF"/>
                <w:shd w:val="clear" w:fill="333333"/>
              </w:rPr>
              <w:t>.</w:t>
            </w:r>
            <w:r>
              <w:rPr>
                <w:rFonts w:hint="default" w:ascii="Times New Roman" w:hAnsi="Times New Roman" w:eastAsia="Consolas" w:cs="Times New Roman"/>
                <w:color w:val="FFFFAA"/>
                <w:shd w:val="clear" w:fill="333333"/>
              </w:rPr>
              <w:t>Integer</w:t>
            </w:r>
            <w:r>
              <w:rPr>
                <w:rFonts w:hint="default" w:ascii="Times New Roman" w:hAnsi="Times New Roman" w:eastAsia="Consolas" w:cs="Times New Roman"/>
                <w:color w:val="FFFFFF"/>
                <w:shd w:val="clear" w:fill="333333"/>
              </w:rPr>
              <w:t xml:space="preserve">, </w:t>
            </w:r>
            <w:r>
              <w:rPr>
                <w:rFonts w:hint="default" w:ascii="Times New Roman" w:hAnsi="Times New Roman" w:eastAsia="Consolas" w:cs="Times New Roman"/>
                <w:color w:val="FFFFAA"/>
                <w:shd w:val="clear" w:fill="333333"/>
              </w:rPr>
              <w:t>primary_key</w:t>
            </w:r>
            <w:r>
              <w:rPr>
                <w:rFonts w:hint="default" w:ascii="Times New Roman" w:hAnsi="Times New Roman" w:eastAsia="Consolas" w:cs="Times New Roman"/>
                <w:color w:val="FFFFFF"/>
                <w:shd w:val="clear" w:fill="333333"/>
              </w:rPr>
              <w:t>=</w:t>
            </w:r>
            <w:r>
              <w:rPr>
                <w:rFonts w:hint="default" w:ascii="Times New Roman" w:hAnsi="Times New Roman" w:eastAsia="Consolas" w:cs="Times New Roman"/>
                <w:color w:val="FFFFAA"/>
                <w:shd w:val="clear" w:fill="333333"/>
              </w:rPr>
              <w:t>True</w:t>
            </w:r>
            <w:r>
              <w:rPr>
                <w:rFonts w:hint="default" w:ascii="Times New Roman" w:hAnsi="Times New Roman" w:eastAsia="Consolas" w:cs="Times New Roman"/>
                <w:color w:val="FFFFFF"/>
                <w:shd w:val="clear" w:fill="333333"/>
              </w:rPr>
              <w:t>)</w:t>
            </w:r>
            <w:r>
              <w:rPr>
                <w:rFonts w:hint="default" w:ascii="Times New Roman" w:hAnsi="Times New Roman" w:eastAsia="Consolas" w:cs="Times New Roman"/>
                <w:color w:val="FFFFFF"/>
                <w:shd w:val="clear" w:fill="333333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color w:val="FFFFFF"/>
                <w:shd w:val="clear" w:fill="333333"/>
              </w:rPr>
              <w:t xml:space="preserve">    testing_id = db.</w:t>
            </w:r>
            <w:r>
              <w:rPr>
                <w:rFonts w:hint="default" w:ascii="Times New Roman" w:hAnsi="Times New Roman" w:eastAsia="Consolas" w:cs="Times New Roman"/>
                <w:color w:val="FFFFAA"/>
                <w:shd w:val="clear" w:fill="333333"/>
              </w:rPr>
              <w:t>Column</w:t>
            </w:r>
            <w:r>
              <w:rPr>
                <w:rFonts w:hint="default" w:ascii="Times New Roman" w:hAnsi="Times New Roman" w:eastAsia="Consolas" w:cs="Times New Roman"/>
                <w:color w:val="FFFFFF"/>
                <w:shd w:val="clear" w:fill="333333"/>
              </w:rPr>
              <w:t>(</w:t>
            </w:r>
            <w:r>
              <w:rPr>
                <w:rFonts w:hint="default" w:ascii="Times New Roman" w:hAnsi="Times New Roman" w:eastAsia="Consolas" w:cs="Times New Roman"/>
                <w:color w:val="FFFFAA"/>
                <w:shd w:val="clear" w:fill="333333"/>
              </w:rPr>
              <w:t>db</w:t>
            </w:r>
            <w:r>
              <w:rPr>
                <w:rFonts w:hint="default" w:ascii="Times New Roman" w:hAnsi="Times New Roman" w:eastAsia="Consolas" w:cs="Times New Roman"/>
                <w:color w:val="FFFFFF"/>
                <w:shd w:val="clear" w:fill="333333"/>
              </w:rPr>
              <w:t>.</w:t>
            </w:r>
            <w:r>
              <w:rPr>
                <w:rFonts w:hint="default" w:ascii="Times New Roman" w:hAnsi="Times New Roman" w:eastAsia="Consolas" w:cs="Times New Roman"/>
                <w:color w:val="FFFFAA"/>
                <w:shd w:val="clear" w:fill="333333"/>
              </w:rPr>
              <w:t>Integer</w:t>
            </w:r>
            <w:r>
              <w:rPr>
                <w:rFonts w:hint="default" w:ascii="Times New Roman" w:hAnsi="Times New Roman" w:eastAsia="Consolas" w:cs="Times New Roman"/>
                <w:color w:val="FFFFFF"/>
                <w:shd w:val="clear" w:fill="333333"/>
              </w:rPr>
              <w:t xml:space="preserve">, </w:t>
            </w:r>
            <w:r>
              <w:rPr>
                <w:rFonts w:hint="default" w:ascii="Times New Roman" w:hAnsi="Times New Roman" w:eastAsia="Consolas" w:cs="Times New Roman"/>
                <w:color w:val="FFFFAA"/>
                <w:shd w:val="clear" w:fill="333333"/>
              </w:rPr>
              <w:t>nullable</w:t>
            </w:r>
            <w:r>
              <w:rPr>
                <w:rFonts w:hint="default" w:ascii="Times New Roman" w:hAnsi="Times New Roman" w:eastAsia="Consolas" w:cs="Times New Roman"/>
                <w:color w:val="FFFFFF"/>
                <w:shd w:val="clear" w:fill="333333"/>
              </w:rPr>
              <w:t>=</w:t>
            </w:r>
            <w:r>
              <w:rPr>
                <w:rFonts w:hint="default" w:ascii="Times New Roman" w:hAnsi="Times New Roman" w:eastAsia="Consolas" w:cs="Times New Roman"/>
                <w:color w:val="FFFFAA"/>
                <w:shd w:val="clear" w:fill="333333"/>
              </w:rPr>
              <w:t>False</w:t>
            </w:r>
            <w:r>
              <w:rPr>
                <w:rFonts w:hint="default" w:ascii="Times New Roman" w:hAnsi="Times New Roman" w:eastAsia="Consolas" w:cs="Times New Roman"/>
                <w:color w:val="FFFFFF"/>
                <w:shd w:val="clear" w:fill="333333"/>
              </w:rPr>
              <w:t>)</w:t>
            </w:r>
            <w:r>
              <w:rPr>
                <w:rFonts w:hint="default" w:ascii="Times New Roman" w:hAnsi="Times New Roman" w:eastAsia="Consolas" w:cs="Times New Roman"/>
                <w:color w:val="FFFFFF"/>
                <w:shd w:val="clear" w:fill="333333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color w:val="FFFFFF"/>
                <w:shd w:val="clear" w:fill="333333"/>
              </w:rPr>
              <w:t xml:space="preserve">    lesson_id = db.</w:t>
            </w:r>
            <w:r>
              <w:rPr>
                <w:rFonts w:hint="default" w:ascii="Times New Roman" w:hAnsi="Times New Roman" w:eastAsia="Consolas" w:cs="Times New Roman"/>
                <w:color w:val="FFFFAA"/>
                <w:shd w:val="clear" w:fill="333333"/>
              </w:rPr>
              <w:t>Column</w:t>
            </w:r>
            <w:r>
              <w:rPr>
                <w:rFonts w:hint="default" w:ascii="Times New Roman" w:hAnsi="Times New Roman" w:eastAsia="Consolas" w:cs="Times New Roman"/>
                <w:color w:val="FFFFFF"/>
                <w:shd w:val="clear" w:fill="333333"/>
              </w:rPr>
              <w:t>(</w:t>
            </w:r>
            <w:r>
              <w:rPr>
                <w:rFonts w:hint="default" w:ascii="Times New Roman" w:hAnsi="Times New Roman" w:eastAsia="Consolas" w:cs="Times New Roman"/>
                <w:color w:val="FFFFAA"/>
                <w:shd w:val="clear" w:fill="333333"/>
              </w:rPr>
              <w:t>db</w:t>
            </w:r>
            <w:r>
              <w:rPr>
                <w:rFonts w:hint="default" w:ascii="Times New Roman" w:hAnsi="Times New Roman" w:eastAsia="Consolas" w:cs="Times New Roman"/>
                <w:color w:val="FFFFFF"/>
                <w:shd w:val="clear" w:fill="333333"/>
              </w:rPr>
              <w:t>.</w:t>
            </w:r>
            <w:r>
              <w:rPr>
                <w:rFonts w:hint="default" w:ascii="Times New Roman" w:hAnsi="Times New Roman" w:eastAsia="Consolas" w:cs="Times New Roman"/>
                <w:color w:val="FFFFAA"/>
                <w:shd w:val="clear" w:fill="333333"/>
              </w:rPr>
              <w:t>Integer</w:t>
            </w:r>
            <w:r>
              <w:rPr>
                <w:rFonts w:hint="default" w:ascii="Times New Roman" w:hAnsi="Times New Roman" w:eastAsia="Consolas" w:cs="Times New Roman"/>
                <w:color w:val="FFFFFF"/>
                <w:shd w:val="clear" w:fill="333333"/>
              </w:rPr>
              <w:t xml:space="preserve">, </w:t>
            </w:r>
            <w:r>
              <w:rPr>
                <w:rFonts w:hint="default" w:ascii="Times New Roman" w:hAnsi="Times New Roman" w:eastAsia="Consolas" w:cs="Times New Roman"/>
                <w:color w:val="FFFFAA"/>
                <w:shd w:val="clear" w:fill="333333"/>
              </w:rPr>
              <w:t>nullable</w:t>
            </w:r>
            <w:r>
              <w:rPr>
                <w:rFonts w:hint="default" w:ascii="Times New Roman" w:hAnsi="Times New Roman" w:eastAsia="Consolas" w:cs="Times New Roman"/>
                <w:color w:val="FFFFFF"/>
                <w:shd w:val="clear" w:fill="333333"/>
              </w:rPr>
              <w:t>=</w:t>
            </w:r>
            <w:r>
              <w:rPr>
                <w:rFonts w:hint="default" w:ascii="Times New Roman" w:hAnsi="Times New Roman" w:eastAsia="Consolas" w:cs="Times New Roman"/>
                <w:color w:val="FFFFAA"/>
                <w:shd w:val="clear" w:fill="333333"/>
              </w:rPr>
              <w:t>False</w:t>
            </w:r>
            <w:r>
              <w:rPr>
                <w:rFonts w:hint="default" w:ascii="Times New Roman" w:hAnsi="Times New Roman" w:eastAsia="Consolas" w:cs="Times New Roman"/>
                <w:color w:val="FFFFFF"/>
                <w:shd w:val="clear" w:fill="333333"/>
              </w:rPr>
              <w:t>)</w:t>
            </w:r>
            <w:r>
              <w:rPr>
                <w:rFonts w:hint="default" w:ascii="Times New Roman" w:hAnsi="Times New Roman" w:eastAsia="Consolas" w:cs="Times New Roman"/>
                <w:color w:val="FFFFFF"/>
                <w:shd w:val="clear" w:fill="333333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color w:val="FFFFFF"/>
                <w:shd w:val="clear" w:fill="333333"/>
              </w:rPr>
              <w:t xml:space="preserve">    user_id = db.</w:t>
            </w:r>
            <w:r>
              <w:rPr>
                <w:rFonts w:hint="default" w:ascii="Times New Roman" w:hAnsi="Times New Roman" w:eastAsia="Consolas" w:cs="Times New Roman"/>
                <w:color w:val="FFFFAA"/>
                <w:shd w:val="clear" w:fill="333333"/>
              </w:rPr>
              <w:t>Column</w:t>
            </w:r>
            <w:r>
              <w:rPr>
                <w:rFonts w:hint="default" w:ascii="Times New Roman" w:hAnsi="Times New Roman" w:eastAsia="Consolas" w:cs="Times New Roman"/>
                <w:color w:val="FFFFFF"/>
                <w:shd w:val="clear" w:fill="333333"/>
              </w:rPr>
              <w:t>(</w:t>
            </w:r>
            <w:r>
              <w:rPr>
                <w:rFonts w:hint="default" w:ascii="Times New Roman" w:hAnsi="Times New Roman" w:eastAsia="Consolas" w:cs="Times New Roman"/>
                <w:color w:val="FFFFAA"/>
                <w:shd w:val="clear" w:fill="333333"/>
              </w:rPr>
              <w:t>db</w:t>
            </w:r>
            <w:r>
              <w:rPr>
                <w:rFonts w:hint="default" w:ascii="Times New Roman" w:hAnsi="Times New Roman" w:eastAsia="Consolas" w:cs="Times New Roman"/>
                <w:color w:val="FFFFFF"/>
                <w:shd w:val="clear" w:fill="333333"/>
              </w:rPr>
              <w:t>.</w:t>
            </w:r>
            <w:r>
              <w:rPr>
                <w:rFonts w:hint="default" w:ascii="Times New Roman" w:hAnsi="Times New Roman" w:eastAsia="Consolas" w:cs="Times New Roman"/>
                <w:color w:val="FFFFAA"/>
                <w:shd w:val="clear" w:fill="333333"/>
              </w:rPr>
              <w:t>Integer</w:t>
            </w:r>
            <w:r>
              <w:rPr>
                <w:rFonts w:hint="default" w:ascii="Times New Roman" w:hAnsi="Times New Roman" w:eastAsia="Consolas" w:cs="Times New Roman"/>
                <w:color w:val="FFFFFF"/>
                <w:shd w:val="clear" w:fill="333333"/>
              </w:rPr>
              <w:t xml:space="preserve">, </w:t>
            </w:r>
            <w:r>
              <w:rPr>
                <w:rFonts w:hint="default" w:ascii="Times New Roman" w:hAnsi="Times New Roman" w:eastAsia="Consolas" w:cs="Times New Roman"/>
                <w:color w:val="FFFFAA"/>
                <w:shd w:val="clear" w:fill="333333"/>
              </w:rPr>
              <w:t>nullable</w:t>
            </w:r>
            <w:r>
              <w:rPr>
                <w:rFonts w:hint="default" w:ascii="Times New Roman" w:hAnsi="Times New Roman" w:eastAsia="Consolas" w:cs="Times New Roman"/>
                <w:color w:val="FFFFFF"/>
                <w:shd w:val="clear" w:fill="333333"/>
              </w:rPr>
              <w:t>=</w:t>
            </w:r>
            <w:r>
              <w:rPr>
                <w:rFonts w:hint="default" w:ascii="Times New Roman" w:hAnsi="Times New Roman" w:eastAsia="Consolas" w:cs="Times New Roman"/>
                <w:color w:val="FFFFAA"/>
                <w:shd w:val="clear" w:fill="333333"/>
              </w:rPr>
              <w:t>False</w:t>
            </w:r>
            <w:r>
              <w:rPr>
                <w:rFonts w:hint="default" w:ascii="Times New Roman" w:hAnsi="Times New Roman" w:eastAsia="Consolas" w:cs="Times New Roman"/>
                <w:color w:val="FFFFFF"/>
                <w:shd w:val="clear" w:fill="333333"/>
              </w:rPr>
              <w:t>)</w:t>
            </w:r>
            <w:r>
              <w:rPr>
                <w:rFonts w:hint="default" w:ascii="Times New Roman" w:hAnsi="Times New Roman" w:eastAsia="Consolas" w:cs="Times New Roman"/>
                <w:color w:val="FFFFFF"/>
                <w:shd w:val="clear" w:fill="333333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color w:val="FFFFFF"/>
                <w:shd w:val="clear" w:fill="333333"/>
              </w:rPr>
              <w:t xml:space="preserve">    score = db.</w:t>
            </w:r>
            <w:r>
              <w:rPr>
                <w:rFonts w:hint="default" w:ascii="Times New Roman" w:hAnsi="Times New Roman" w:eastAsia="Consolas" w:cs="Times New Roman"/>
                <w:color w:val="FFFFAA"/>
                <w:shd w:val="clear" w:fill="333333"/>
              </w:rPr>
              <w:t>Column</w:t>
            </w:r>
            <w:r>
              <w:rPr>
                <w:rFonts w:hint="default" w:ascii="Times New Roman" w:hAnsi="Times New Roman" w:eastAsia="Consolas" w:cs="Times New Roman"/>
                <w:color w:val="FFFFFF"/>
                <w:shd w:val="clear" w:fill="333333"/>
              </w:rPr>
              <w:t>(</w:t>
            </w:r>
            <w:r>
              <w:rPr>
                <w:rFonts w:hint="default" w:ascii="Times New Roman" w:hAnsi="Times New Roman" w:eastAsia="Consolas" w:cs="Times New Roman"/>
                <w:color w:val="FFFFAA"/>
                <w:shd w:val="clear" w:fill="333333"/>
              </w:rPr>
              <w:t>db</w:t>
            </w:r>
            <w:r>
              <w:rPr>
                <w:rFonts w:hint="default" w:ascii="Times New Roman" w:hAnsi="Times New Roman" w:eastAsia="Consolas" w:cs="Times New Roman"/>
                <w:color w:val="FFFFFF"/>
                <w:shd w:val="clear" w:fill="333333"/>
              </w:rPr>
              <w:t>.</w:t>
            </w:r>
            <w:r>
              <w:rPr>
                <w:rFonts w:hint="default" w:ascii="Times New Roman" w:hAnsi="Times New Roman" w:eastAsia="Consolas" w:cs="Times New Roman"/>
                <w:color w:val="FFFFAA"/>
                <w:shd w:val="clear" w:fill="333333"/>
              </w:rPr>
              <w:t>Integer</w:t>
            </w:r>
            <w:r>
              <w:rPr>
                <w:rFonts w:hint="default" w:ascii="Times New Roman" w:hAnsi="Times New Roman" w:eastAsia="Consolas" w:cs="Times New Roman"/>
                <w:color w:val="FFFFFF"/>
                <w:shd w:val="clear" w:fill="333333"/>
              </w:rPr>
              <w:t xml:space="preserve">, </w:t>
            </w:r>
            <w:r>
              <w:rPr>
                <w:rFonts w:hint="default" w:ascii="Times New Roman" w:hAnsi="Times New Roman" w:eastAsia="Consolas" w:cs="Times New Roman"/>
                <w:color w:val="FFFFAA"/>
                <w:shd w:val="clear" w:fill="333333"/>
              </w:rPr>
              <w:t>nullable</w:t>
            </w:r>
            <w:r>
              <w:rPr>
                <w:rFonts w:hint="default" w:ascii="Times New Roman" w:hAnsi="Times New Roman" w:eastAsia="Consolas" w:cs="Times New Roman"/>
                <w:color w:val="FFFFFF"/>
                <w:shd w:val="clear" w:fill="333333"/>
              </w:rPr>
              <w:t>=</w:t>
            </w:r>
            <w:r>
              <w:rPr>
                <w:rFonts w:hint="default" w:ascii="Times New Roman" w:hAnsi="Times New Roman" w:eastAsia="Consolas" w:cs="Times New Roman"/>
                <w:color w:val="FFFFAA"/>
                <w:shd w:val="clear" w:fill="333333"/>
              </w:rPr>
              <w:t>False</w:t>
            </w:r>
            <w:r>
              <w:rPr>
                <w:rFonts w:hint="default" w:ascii="Times New Roman" w:hAnsi="Times New Roman" w:eastAsia="Consolas" w:cs="Times New Roman"/>
                <w:color w:val="FFFFFF"/>
                <w:shd w:val="clear" w:fill="333333"/>
              </w:rPr>
              <w:t>)</w:t>
            </w:r>
            <w:r>
              <w:rPr>
                <w:rFonts w:hint="default" w:ascii="Times New Roman" w:hAnsi="Times New Roman" w:eastAsia="Consolas" w:cs="Times New Roman"/>
                <w:color w:val="FFFFFF"/>
                <w:shd w:val="clear" w:fill="333333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color w:val="FFFFFF"/>
                <w:shd w:val="clear" w:fill="333333"/>
              </w:rPr>
              <w:t xml:space="preserve">    correct_answers_id = db.</w:t>
            </w:r>
            <w:r>
              <w:rPr>
                <w:rFonts w:hint="default" w:ascii="Times New Roman" w:hAnsi="Times New Roman" w:eastAsia="Consolas" w:cs="Times New Roman"/>
                <w:color w:val="FFFFAA"/>
                <w:shd w:val="clear" w:fill="333333"/>
              </w:rPr>
              <w:t>Column</w:t>
            </w:r>
            <w:r>
              <w:rPr>
                <w:rFonts w:hint="default" w:ascii="Times New Roman" w:hAnsi="Times New Roman" w:eastAsia="Consolas" w:cs="Times New Roman"/>
                <w:color w:val="FFFFFF"/>
                <w:shd w:val="clear" w:fill="333333"/>
              </w:rPr>
              <w:t>(</w:t>
            </w:r>
            <w:r>
              <w:rPr>
                <w:rFonts w:hint="default" w:ascii="Times New Roman" w:hAnsi="Times New Roman" w:eastAsia="Consolas" w:cs="Times New Roman"/>
                <w:color w:val="FFFFAA"/>
                <w:shd w:val="clear" w:fill="333333"/>
              </w:rPr>
              <w:t>db</w:t>
            </w:r>
            <w:r>
              <w:rPr>
                <w:rFonts w:hint="default" w:ascii="Times New Roman" w:hAnsi="Times New Roman" w:eastAsia="Consolas" w:cs="Times New Roman"/>
                <w:color w:val="FFFFFF"/>
                <w:shd w:val="clear" w:fill="333333"/>
              </w:rPr>
              <w:t>.</w:t>
            </w:r>
            <w:r>
              <w:rPr>
                <w:rFonts w:hint="default" w:ascii="Times New Roman" w:hAnsi="Times New Roman" w:eastAsia="Consolas" w:cs="Times New Roman"/>
                <w:color w:val="FFFFAA"/>
                <w:shd w:val="clear" w:fill="333333"/>
              </w:rPr>
              <w:t>JSON</w:t>
            </w:r>
            <w:r>
              <w:rPr>
                <w:rFonts w:hint="default" w:ascii="Times New Roman" w:hAnsi="Times New Roman" w:eastAsia="Consolas" w:cs="Times New Roman"/>
                <w:color w:val="FFFFFF"/>
                <w:shd w:val="clear" w:fill="333333"/>
              </w:rPr>
              <w:t xml:space="preserve">, </w:t>
            </w:r>
            <w:r>
              <w:rPr>
                <w:rFonts w:hint="default" w:ascii="Times New Roman" w:hAnsi="Times New Roman" w:eastAsia="Consolas" w:cs="Times New Roman"/>
                <w:color w:val="FFFFAA"/>
                <w:shd w:val="clear" w:fill="333333"/>
              </w:rPr>
              <w:t>nullable</w:t>
            </w:r>
            <w:r>
              <w:rPr>
                <w:rFonts w:hint="default" w:ascii="Times New Roman" w:hAnsi="Times New Roman" w:eastAsia="Consolas" w:cs="Times New Roman"/>
                <w:color w:val="FFFFFF"/>
                <w:shd w:val="clear" w:fill="333333"/>
              </w:rPr>
              <w:t>=</w:t>
            </w:r>
            <w:r>
              <w:rPr>
                <w:rFonts w:hint="default" w:ascii="Times New Roman" w:hAnsi="Times New Roman" w:eastAsia="Consolas" w:cs="Times New Roman"/>
                <w:color w:val="FFFFAA"/>
                <w:shd w:val="clear" w:fill="333333"/>
              </w:rPr>
              <w:t>False</w:t>
            </w:r>
            <w:r>
              <w:rPr>
                <w:rFonts w:hint="default" w:ascii="Times New Roman" w:hAnsi="Times New Roman" w:eastAsia="Consolas" w:cs="Times New Roman"/>
                <w:color w:val="FFFFFF"/>
                <w:shd w:val="clear" w:fill="333333"/>
              </w:rPr>
              <w:t>)</w:t>
            </w:r>
            <w:r>
              <w:rPr>
                <w:rFonts w:hint="default" w:ascii="Times New Roman" w:hAnsi="Times New Roman" w:eastAsia="Consolas" w:cs="Times New Roman"/>
                <w:color w:val="FFFFFF"/>
                <w:shd w:val="clear" w:fill="333333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color w:val="FFFFFF"/>
                <w:shd w:val="clear" w:fill="333333"/>
              </w:rPr>
              <w:t xml:space="preserve">    wrong_answers_id = db.</w:t>
            </w:r>
            <w:r>
              <w:rPr>
                <w:rFonts w:hint="default" w:ascii="Times New Roman" w:hAnsi="Times New Roman" w:eastAsia="Consolas" w:cs="Times New Roman"/>
                <w:color w:val="FFFFAA"/>
                <w:shd w:val="clear" w:fill="333333"/>
              </w:rPr>
              <w:t>Column</w:t>
            </w:r>
            <w:r>
              <w:rPr>
                <w:rFonts w:hint="default" w:ascii="Times New Roman" w:hAnsi="Times New Roman" w:eastAsia="Consolas" w:cs="Times New Roman"/>
                <w:color w:val="FFFFFF"/>
                <w:shd w:val="clear" w:fill="333333"/>
              </w:rPr>
              <w:t>(</w:t>
            </w:r>
            <w:r>
              <w:rPr>
                <w:rFonts w:hint="default" w:ascii="Times New Roman" w:hAnsi="Times New Roman" w:eastAsia="Consolas" w:cs="Times New Roman"/>
                <w:color w:val="FFFFAA"/>
                <w:shd w:val="clear" w:fill="333333"/>
              </w:rPr>
              <w:t>db</w:t>
            </w:r>
            <w:r>
              <w:rPr>
                <w:rFonts w:hint="default" w:ascii="Times New Roman" w:hAnsi="Times New Roman" w:eastAsia="Consolas" w:cs="Times New Roman"/>
                <w:color w:val="FFFFFF"/>
                <w:shd w:val="clear" w:fill="333333"/>
              </w:rPr>
              <w:t>.</w:t>
            </w:r>
            <w:r>
              <w:rPr>
                <w:rFonts w:hint="default" w:ascii="Times New Roman" w:hAnsi="Times New Roman" w:eastAsia="Consolas" w:cs="Times New Roman"/>
                <w:color w:val="FFFFAA"/>
                <w:shd w:val="clear" w:fill="333333"/>
              </w:rPr>
              <w:t>JSON</w:t>
            </w:r>
            <w:r>
              <w:rPr>
                <w:rFonts w:hint="default" w:ascii="Times New Roman" w:hAnsi="Times New Roman" w:eastAsia="Consolas" w:cs="Times New Roman"/>
                <w:color w:val="FFFFFF"/>
                <w:shd w:val="clear" w:fill="333333"/>
              </w:rPr>
              <w:t xml:space="preserve">, </w:t>
            </w:r>
            <w:r>
              <w:rPr>
                <w:rFonts w:hint="default" w:ascii="Times New Roman" w:hAnsi="Times New Roman" w:eastAsia="Consolas" w:cs="Times New Roman"/>
                <w:color w:val="FFFFAA"/>
                <w:shd w:val="clear" w:fill="333333"/>
              </w:rPr>
              <w:t>nullable</w:t>
            </w:r>
            <w:r>
              <w:rPr>
                <w:rFonts w:hint="default" w:ascii="Times New Roman" w:hAnsi="Times New Roman" w:eastAsia="Consolas" w:cs="Times New Roman"/>
                <w:color w:val="FFFFFF"/>
                <w:shd w:val="clear" w:fill="333333"/>
              </w:rPr>
              <w:t>=</w:t>
            </w:r>
            <w:r>
              <w:rPr>
                <w:rFonts w:hint="default" w:ascii="Times New Roman" w:hAnsi="Times New Roman" w:eastAsia="Consolas" w:cs="Times New Roman"/>
                <w:color w:val="FFFFAA"/>
                <w:shd w:val="clear" w:fill="333333"/>
              </w:rPr>
              <w:t>False</w:t>
            </w:r>
            <w:r>
              <w:rPr>
                <w:rFonts w:hint="default" w:ascii="Times New Roman" w:hAnsi="Times New Roman" w:eastAsia="Consolas" w:cs="Times New Roman"/>
                <w:color w:val="FFFFFF"/>
                <w:shd w:val="clear" w:fill="333333"/>
              </w:rPr>
              <w:t>)</w:t>
            </w:r>
            <w:r>
              <w:rPr>
                <w:rFonts w:hint="default" w:ascii="Times New Roman" w:hAnsi="Times New Roman" w:eastAsia="Consolas" w:cs="Times New Roman"/>
                <w:color w:val="FFFFFF"/>
                <w:shd w:val="clear" w:fill="333333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color w:val="FFFFFF"/>
                <w:shd w:val="clear" w:fill="333333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color w:val="FFFFFF"/>
                <w:shd w:val="clear" w:fill="333333"/>
              </w:rPr>
              <w:t xml:space="preserve">    def __repr__(</w:t>
            </w:r>
            <w:r>
              <w:rPr>
                <w:rFonts w:hint="default" w:ascii="Times New Roman" w:hAnsi="Times New Roman" w:eastAsia="Consolas" w:cs="Times New Roman"/>
                <w:color w:val="FFFFAA"/>
                <w:shd w:val="clear" w:fill="333333"/>
              </w:rPr>
              <w:t>self</w:t>
            </w:r>
            <w:r>
              <w:rPr>
                <w:rFonts w:hint="default" w:ascii="Times New Roman" w:hAnsi="Times New Roman" w:eastAsia="Consolas" w:cs="Times New Roman"/>
                <w:color w:val="FFFFFF"/>
                <w:shd w:val="clear" w:fill="333333"/>
              </w:rPr>
              <w:t>):</w:t>
            </w:r>
            <w:r>
              <w:rPr>
                <w:rFonts w:hint="default" w:ascii="Times New Roman" w:hAnsi="Times New Roman" w:eastAsia="Consolas" w:cs="Times New Roman"/>
                <w:color w:val="FFFFFF"/>
                <w:shd w:val="clear" w:fill="333333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color w:val="FFFFFF"/>
                <w:shd w:val="clear" w:fill="333333"/>
              </w:rPr>
              <w:t xml:space="preserve">        return f'&lt;</w:t>
            </w:r>
            <w:r>
              <w:rPr>
                <w:rFonts w:hint="default" w:ascii="Times New Roman" w:hAnsi="Times New Roman" w:eastAsia="Consolas" w:cs="Times New Roman"/>
                <w:color w:val="FFFFAA"/>
                <w:shd w:val="clear" w:fill="333333"/>
              </w:rPr>
              <w:t>Result</w:t>
            </w:r>
            <w:r>
              <w:rPr>
                <w:rFonts w:hint="default" w:ascii="Times New Roman" w:hAnsi="Times New Roman" w:eastAsia="Consolas" w:cs="Times New Roman"/>
                <w:color w:val="FFFFFF"/>
                <w:shd w:val="clear" w:fill="333333"/>
              </w:rPr>
              <w:t xml:space="preserve"> {self.id}&gt;'</w:t>
            </w:r>
            <w:r>
              <w:rPr>
                <w:rFonts w:hint="default" w:ascii="Times New Roman" w:hAnsi="Times New Roman" w:eastAsia="Consolas" w:cs="Times New Roman"/>
                <w:color w:val="FFFFFF"/>
                <w:shd w:val="clear" w:fill="333333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color w:val="FFFFFF"/>
                <w:shd w:val="clear" w:fill="333333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color w:val="FFFFFF"/>
                <w:shd w:val="clear" w:fill="333333"/>
              </w:rPr>
              <w:t xml:space="preserve">    def __init__(</w:t>
            </w:r>
            <w:r>
              <w:rPr>
                <w:rFonts w:hint="default" w:ascii="Times New Roman" w:hAnsi="Times New Roman" w:eastAsia="Consolas" w:cs="Times New Roman"/>
                <w:color w:val="FFFFAA"/>
                <w:shd w:val="clear" w:fill="333333"/>
              </w:rPr>
              <w:t>self</w:t>
            </w:r>
            <w:r>
              <w:rPr>
                <w:rFonts w:hint="default" w:ascii="Times New Roman" w:hAnsi="Times New Roman" w:eastAsia="Consolas" w:cs="Times New Roman"/>
                <w:color w:val="FFFFFF"/>
                <w:shd w:val="clear" w:fill="333333"/>
              </w:rPr>
              <w:t xml:space="preserve">, </w:t>
            </w:r>
            <w:r>
              <w:rPr>
                <w:rFonts w:hint="default" w:ascii="Times New Roman" w:hAnsi="Times New Roman" w:eastAsia="Consolas" w:cs="Times New Roman"/>
                <w:color w:val="FFFFAA"/>
                <w:shd w:val="clear" w:fill="333333"/>
              </w:rPr>
              <w:t>testing_id</w:t>
            </w:r>
            <w:r>
              <w:rPr>
                <w:rFonts w:hint="default" w:ascii="Times New Roman" w:hAnsi="Times New Roman" w:eastAsia="Consolas" w:cs="Times New Roman"/>
                <w:color w:val="FFFFFF"/>
                <w:shd w:val="clear" w:fill="333333"/>
              </w:rPr>
              <w:t xml:space="preserve">, </w:t>
            </w:r>
            <w:r>
              <w:rPr>
                <w:rFonts w:hint="default" w:ascii="Times New Roman" w:hAnsi="Times New Roman" w:eastAsia="Consolas" w:cs="Times New Roman"/>
                <w:color w:val="FFFFAA"/>
                <w:shd w:val="clear" w:fill="333333"/>
              </w:rPr>
              <w:t>lesson_id</w:t>
            </w:r>
            <w:r>
              <w:rPr>
                <w:rFonts w:hint="default" w:ascii="Times New Roman" w:hAnsi="Times New Roman" w:eastAsia="Consolas" w:cs="Times New Roman"/>
                <w:color w:val="FFFFFF"/>
                <w:shd w:val="clear" w:fill="333333"/>
              </w:rPr>
              <w:t xml:space="preserve">, </w:t>
            </w:r>
            <w:r>
              <w:rPr>
                <w:rFonts w:hint="default" w:ascii="Times New Roman" w:hAnsi="Times New Roman" w:eastAsia="Consolas" w:cs="Times New Roman"/>
                <w:color w:val="FFFFAA"/>
                <w:shd w:val="clear" w:fill="333333"/>
              </w:rPr>
              <w:t>user_id</w:t>
            </w:r>
            <w:r>
              <w:rPr>
                <w:rFonts w:hint="default" w:ascii="Times New Roman" w:hAnsi="Times New Roman" w:eastAsia="Consolas" w:cs="Times New Roman"/>
                <w:color w:val="FFFFFF"/>
                <w:shd w:val="clear" w:fill="333333"/>
              </w:rPr>
              <w:t xml:space="preserve">, </w:t>
            </w:r>
            <w:r>
              <w:rPr>
                <w:rFonts w:hint="default" w:ascii="Times New Roman" w:hAnsi="Times New Roman" w:eastAsia="Consolas" w:cs="Times New Roman"/>
                <w:color w:val="FFFFAA"/>
                <w:shd w:val="clear" w:fill="333333"/>
              </w:rPr>
              <w:t>score</w:t>
            </w:r>
            <w:r>
              <w:rPr>
                <w:rFonts w:hint="default" w:ascii="Times New Roman" w:hAnsi="Times New Roman" w:eastAsia="Consolas" w:cs="Times New Roman"/>
                <w:color w:val="FFFFFF"/>
                <w:shd w:val="clear" w:fill="333333"/>
              </w:rPr>
              <w:t xml:space="preserve">, </w:t>
            </w:r>
            <w:r>
              <w:rPr>
                <w:rFonts w:hint="default" w:ascii="Times New Roman" w:hAnsi="Times New Roman" w:eastAsia="Consolas" w:cs="Times New Roman"/>
                <w:color w:val="FFFFAA"/>
                <w:shd w:val="clear" w:fill="333333"/>
              </w:rPr>
              <w:t>correct_answers_id</w:t>
            </w:r>
            <w:r>
              <w:rPr>
                <w:rFonts w:hint="default" w:ascii="Times New Roman" w:hAnsi="Times New Roman" w:eastAsia="Consolas" w:cs="Times New Roman"/>
                <w:color w:val="FFFFFF"/>
                <w:shd w:val="clear" w:fill="333333"/>
              </w:rPr>
              <w:t xml:space="preserve">, </w:t>
            </w:r>
            <w:r>
              <w:rPr>
                <w:rFonts w:hint="default" w:ascii="Times New Roman" w:hAnsi="Times New Roman" w:eastAsia="Consolas" w:cs="Times New Roman"/>
                <w:color w:val="FFFFAA"/>
                <w:shd w:val="clear" w:fill="333333"/>
              </w:rPr>
              <w:t>wrong_answers_id</w:t>
            </w:r>
            <w:r>
              <w:rPr>
                <w:rFonts w:hint="default" w:ascii="Times New Roman" w:hAnsi="Times New Roman" w:eastAsia="Consolas" w:cs="Times New Roman"/>
                <w:color w:val="FFFFFF"/>
                <w:shd w:val="clear" w:fill="333333"/>
              </w:rPr>
              <w:t>):</w:t>
            </w:r>
            <w:r>
              <w:rPr>
                <w:rFonts w:hint="default" w:ascii="Times New Roman" w:hAnsi="Times New Roman" w:eastAsia="Consolas" w:cs="Times New Roman"/>
                <w:color w:val="FFFFFF"/>
                <w:shd w:val="clear" w:fill="333333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color w:val="FFFFFF"/>
                <w:shd w:val="clear" w:fill="333333"/>
              </w:rPr>
              <w:t xml:space="preserve">        self.testing_id = testing_id</w:t>
            </w:r>
            <w:r>
              <w:rPr>
                <w:rFonts w:hint="default" w:ascii="Times New Roman" w:hAnsi="Times New Roman" w:eastAsia="Consolas" w:cs="Times New Roman"/>
                <w:color w:val="FFFFFF"/>
                <w:shd w:val="clear" w:fill="333333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color w:val="FFFFFF"/>
                <w:shd w:val="clear" w:fill="333333"/>
              </w:rPr>
              <w:t xml:space="preserve">        self.lesson_id = lesson_id</w:t>
            </w:r>
            <w:r>
              <w:rPr>
                <w:rFonts w:hint="default" w:ascii="Times New Roman" w:hAnsi="Times New Roman" w:eastAsia="Consolas" w:cs="Times New Roman"/>
                <w:color w:val="FFFFFF"/>
                <w:shd w:val="clear" w:fill="333333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color w:val="FFFFFF"/>
                <w:shd w:val="clear" w:fill="333333"/>
              </w:rPr>
              <w:t xml:space="preserve">        self.user_id = user_id</w:t>
            </w:r>
            <w:r>
              <w:rPr>
                <w:rFonts w:hint="default" w:ascii="Times New Roman" w:hAnsi="Times New Roman" w:eastAsia="Consolas" w:cs="Times New Roman"/>
                <w:color w:val="FFFFFF"/>
                <w:shd w:val="clear" w:fill="333333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color w:val="FFFFFF"/>
                <w:shd w:val="clear" w:fill="333333"/>
              </w:rPr>
              <w:t xml:space="preserve">        self.score = score</w:t>
            </w:r>
            <w:r>
              <w:rPr>
                <w:rFonts w:hint="default" w:ascii="Times New Roman" w:hAnsi="Times New Roman" w:eastAsia="Consolas" w:cs="Times New Roman"/>
                <w:color w:val="FFFFFF"/>
                <w:shd w:val="clear" w:fill="333333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color w:val="FFFFFF"/>
                <w:shd w:val="clear" w:fill="333333"/>
              </w:rPr>
              <w:t xml:space="preserve">        self.correct_answers_id = correct_answers_id</w:t>
            </w:r>
            <w:r>
              <w:rPr>
                <w:rFonts w:hint="default" w:ascii="Times New Roman" w:hAnsi="Times New Roman" w:eastAsia="Consolas" w:cs="Times New Roman"/>
                <w:color w:val="FFFFFF"/>
                <w:shd w:val="clear" w:fill="333333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color w:val="FFFFFF"/>
                <w:shd w:val="clear" w:fill="333333"/>
              </w:rPr>
              <w:t xml:space="preserve">        self.wrong_answers_id = wrong_answers_id</w:t>
            </w:r>
          </w:p>
        </w:tc>
      </w:tr>
    </w:tbl>
    <w:p w14:paraId="46DF2702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0" w:line="360" w:lineRule="auto"/>
        <w:ind w:left="0" w:leftChars="0" w:firstLine="0" w:firstLineChars="0"/>
        <w:textAlignment w:val="auto"/>
        <w:rPr>
          <w:rFonts w:hint="default" w:ascii="Times New Roman" w:hAnsi="Times New Roman" w:cs="Times New Roman"/>
          <w:b/>
          <w:bCs/>
          <w:position w:val="0"/>
          <w:sz w:val="28"/>
          <w:szCs w:val="28"/>
          <w:vertAlign w:val="baseline"/>
          <w:lang w:val="ru-RU" w:eastAsia="zh-CN"/>
        </w:rPr>
      </w:pPr>
      <w:bookmarkStart w:id="67" w:name="Листинг_в2"/>
      <w:r>
        <w:rPr>
          <w:rFonts w:hint="default" w:ascii="Times New Roman" w:hAnsi="Times New Roman" w:cs="Times New Roman"/>
          <w:b/>
          <w:bCs/>
          <w:position w:val="0"/>
          <w:sz w:val="28"/>
          <w:szCs w:val="28"/>
          <w:vertAlign w:val="baseline"/>
          <w:lang w:val="ru-RU" w:eastAsia="zh-CN"/>
        </w:rPr>
        <w:t>Листинг В.2</w:t>
      </w:r>
    </w:p>
    <w:bookmarkEnd w:id="67"/>
    <w:p w14:paraId="77C497FE">
      <w:pPr>
        <w:pStyle w:val="3"/>
        <w:keepNext w:val="0"/>
        <w:keepLines w:val="0"/>
        <w:pageBreakBefore w:val="0"/>
        <w:widowControl/>
        <w:shd w:val="clear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0" w:right="0" w:firstLine="0"/>
        <w:jc w:val="left"/>
        <w:textAlignment w:val="auto"/>
        <w:rPr>
          <w:rFonts w:hint="default" w:ascii="Times New Roman" w:hAnsi="Times New Roman" w:eastAsia="Times New Roman" w:cs="Times New Roman"/>
          <w:b/>
          <w:bCs/>
        </w:rPr>
      </w:pPr>
      <w:bookmarkStart w:id="68" w:name="Модель_Testing"/>
      <w:r>
        <w:rPr>
          <w:rFonts w:hint="default" w:ascii="Times New Roman" w:hAnsi="Times New Roman" w:eastAsia="Times New Roman" w:cs="Times New Roman"/>
          <w:b/>
          <w:bCs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</w:rPr>
        <w:t xml:space="preserve">Определение </w:t>
      </w:r>
      <w:r>
        <w:rPr>
          <w:rFonts w:hint="default" w:ascii="Times New Roman" w:hAnsi="Times New Roman" w:eastAsia="Times New Roman" w:cs="Times New Roman"/>
          <w:b/>
          <w:bCs/>
        </w:rPr>
        <w:t>модели Testing</w:t>
      </w:r>
    </w:p>
    <w:bookmarkEnd w:id="68"/>
    <w:p w14:paraId="6D9C4969">
      <w:pPr>
        <w:pStyle w:val="3"/>
        <w:keepNext w:val="0"/>
        <w:keepLines w:val="0"/>
        <w:pageBreakBefore w:val="0"/>
        <w:widowControl/>
        <w:shd w:val="clear" w:fill="1E1F22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default" w:ascii="Times New Roman" w:hAnsi="Times New Roman" w:eastAsia="Courier New" w:cs="Times New Roman"/>
          <w:color w:val="BCBEC4"/>
        </w:rPr>
      </w:pPr>
      <w:r>
        <w:rPr>
          <w:rFonts w:hint="default" w:ascii="Times New Roman" w:hAnsi="Times New Roman" w:eastAsia="Courier New" w:cs="Times New Roman"/>
          <w:color w:val="CF8E6D"/>
        </w:rPr>
        <w:t xml:space="preserve">class </w:t>
      </w:r>
      <w:r>
        <w:rPr>
          <w:rFonts w:hint="default" w:ascii="Times New Roman" w:hAnsi="Times New Roman" w:eastAsia="Courier New" w:cs="Times New Roman"/>
          <w:color w:val="BCBEC4"/>
        </w:rPr>
        <w:t>Testing(db.Model):</w:t>
      </w:r>
    </w:p>
    <w:p w14:paraId="1077E717">
      <w:pPr>
        <w:pStyle w:val="3"/>
        <w:keepNext w:val="0"/>
        <w:keepLines w:val="0"/>
        <w:pageBreakBefore w:val="0"/>
        <w:widowControl/>
        <w:shd w:val="clear" w:fill="1E1F22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default" w:ascii="Times New Roman" w:hAnsi="Times New Roman" w:eastAsia="Courier New" w:cs="Times New Roman"/>
          <w:color w:val="6AAB73"/>
        </w:rPr>
      </w:pPr>
      <w:r>
        <w:rPr>
          <w:rFonts w:hint="default" w:ascii="Times New Roman" w:hAnsi="Times New Roman" w:eastAsia="Courier New" w:cs="Times New Roman"/>
          <w:color w:val="BCBEC4"/>
        </w:rPr>
        <w:t xml:space="preserve">   __tablename__ = </w:t>
      </w:r>
      <w:r>
        <w:rPr>
          <w:rFonts w:hint="default" w:ascii="Times New Roman" w:hAnsi="Times New Roman" w:eastAsia="Courier New" w:cs="Times New Roman"/>
          <w:color w:val="6AAB73"/>
        </w:rPr>
        <w:t>'Testings'</w:t>
      </w:r>
    </w:p>
    <w:p w14:paraId="3389DDF1">
      <w:pPr>
        <w:pStyle w:val="3"/>
        <w:keepNext w:val="0"/>
        <w:keepLines w:val="0"/>
        <w:pageBreakBefore w:val="0"/>
        <w:widowControl/>
        <w:shd w:val="clear" w:fill="1E1F22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default" w:ascii="Times New Roman" w:hAnsi="Times New Roman" w:eastAsia="Courier New" w:cs="Times New Roman"/>
          <w:color w:val="6AAB73"/>
        </w:rPr>
      </w:pPr>
    </w:p>
    <w:p w14:paraId="19437C0B">
      <w:pPr>
        <w:pStyle w:val="3"/>
        <w:keepNext w:val="0"/>
        <w:keepLines w:val="0"/>
        <w:pageBreakBefore w:val="0"/>
        <w:widowControl/>
        <w:shd w:val="clear" w:fill="1E1F22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default" w:ascii="Times New Roman" w:hAnsi="Times New Roman" w:eastAsia="Courier New" w:cs="Times New Roman"/>
          <w:color w:val="BCBEC4"/>
        </w:rPr>
      </w:pPr>
      <w:r>
        <w:rPr>
          <w:rFonts w:hint="default" w:ascii="Times New Roman" w:hAnsi="Times New Roman" w:eastAsia="Courier New" w:cs="Times New Roman"/>
          <w:color w:val="6AAB73"/>
        </w:rPr>
        <w:t xml:space="preserve">   </w:t>
      </w:r>
      <w:r>
        <w:rPr>
          <w:rFonts w:hint="default" w:ascii="Times New Roman" w:hAnsi="Times New Roman" w:eastAsia="Courier New" w:cs="Times New Roman"/>
          <w:color w:val="BCBEC4"/>
        </w:rPr>
        <w:t xml:space="preserve">id = db.Column(db.Integer, </w:t>
      </w:r>
      <w:r>
        <w:rPr>
          <w:rFonts w:hint="default" w:ascii="Times New Roman" w:hAnsi="Times New Roman" w:eastAsia="Courier New" w:cs="Times New Roman"/>
          <w:color w:val="AA4926"/>
        </w:rPr>
        <w:t>primary_key</w:t>
      </w:r>
      <w:r>
        <w:rPr>
          <w:rFonts w:hint="default" w:ascii="Times New Roman" w:hAnsi="Times New Roman" w:eastAsia="Courier New" w:cs="Times New Roman"/>
          <w:color w:val="BCBEC4"/>
        </w:rPr>
        <w:t>=</w:t>
      </w:r>
      <w:r>
        <w:rPr>
          <w:rFonts w:hint="default" w:ascii="Times New Roman" w:hAnsi="Times New Roman" w:eastAsia="Courier New" w:cs="Times New Roman"/>
          <w:color w:val="CF8E6D"/>
        </w:rPr>
        <w:t>True</w:t>
      </w:r>
      <w:r>
        <w:rPr>
          <w:rFonts w:hint="default" w:ascii="Times New Roman" w:hAnsi="Times New Roman" w:eastAsia="Courier New" w:cs="Times New Roman"/>
          <w:color w:val="BCBEC4"/>
        </w:rPr>
        <w:t>)</w:t>
      </w:r>
    </w:p>
    <w:p w14:paraId="0417B27B">
      <w:pPr>
        <w:pStyle w:val="3"/>
        <w:keepNext w:val="0"/>
        <w:keepLines w:val="0"/>
        <w:pageBreakBefore w:val="0"/>
        <w:widowControl/>
        <w:shd w:val="clear" w:fill="1E1F22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default" w:ascii="Times New Roman" w:hAnsi="Times New Roman" w:eastAsia="Courier New" w:cs="Times New Roman"/>
          <w:color w:val="BCBEC4"/>
        </w:rPr>
      </w:pPr>
      <w:r>
        <w:rPr>
          <w:rFonts w:hint="default" w:ascii="Times New Roman" w:hAnsi="Times New Roman" w:eastAsia="Courier New" w:cs="Times New Roman"/>
          <w:color w:val="BCBEC4"/>
        </w:rPr>
        <w:t xml:space="preserve">   name = db.Column(db.String(</w:t>
      </w:r>
      <w:r>
        <w:rPr>
          <w:rFonts w:hint="default" w:ascii="Times New Roman" w:hAnsi="Times New Roman" w:eastAsia="Courier New" w:cs="Times New Roman"/>
          <w:color w:val="2AACB8"/>
        </w:rPr>
        <w:t>64</w:t>
      </w:r>
      <w:r>
        <w:rPr>
          <w:rFonts w:hint="default" w:ascii="Times New Roman" w:hAnsi="Times New Roman" w:eastAsia="Courier New" w:cs="Times New Roman"/>
          <w:color w:val="BCBEC4"/>
        </w:rPr>
        <w:t xml:space="preserve">), </w:t>
      </w:r>
      <w:r>
        <w:rPr>
          <w:rFonts w:hint="default" w:ascii="Times New Roman" w:hAnsi="Times New Roman" w:eastAsia="Courier New" w:cs="Times New Roman"/>
          <w:color w:val="AA4926"/>
        </w:rPr>
        <w:t>unique</w:t>
      </w:r>
      <w:r>
        <w:rPr>
          <w:rFonts w:hint="default" w:ascii="Times New Roman" w:hAnsi="Times New Roman" w:eastAsia="Courier New" w:cs="Times New Roman"/>
          <w:color w:val="BCBEC4"/>
        </w:rPr>
        <w:t>=</w:t>
      </w:r>
      <w:r>
        <w:rPr>
          <w:rFonts w:hint="default" w:ascii="Times New Roman" w:hAnsi="Times New Roman" w:eastAsia="Courier New" w:cs="Times New Roman"/>
          <w:color w:val="CF8E6D"/>
        </w:rPr>
        <w:t>True</w:t>
      </w:r>
      <w:r>
        <w:rPr>
          <w:rFonts w:hint="default" w:ascii="Times New Roman" w:hAnsi="Times New Roman" w:eastAsia="Courier New" w:cs="Times New Roman"/>
          <w:color w:val="BCBEC4"/>
        </w:rPr>
        <w:t xml:space="preserve">, </w:t>
      </w:r>
      <w:r>
        <w:rPr>
          <w:rFonts w:hint="default" w:ascii="Times New Roman" w:hAnsi="Times New Roman" w:eastAsia="Courier New" w:cs="Times New Roman"/>
          <w:color w:val="AA4926"/>
        </w:rPr>
        <w:t>nullable</w:t>
      </w:r>
      <w:r>
        <w:rPr>
          <w:rFonts w:hint="default" w:ascii="Times New Roman" w:hAnsi="Times New Roman" w:eastAsia="Courier New" w:cs="Times New Roman"/>
          <w:color w:val="BCBEC4"/>
        </w:rPr>
        <w:t>=</w:t>
      </w:r>
      <w:r>
        <w:rPr>
          <w:rFonts w:hint="default" w:ascii="Times New Roman" w:hAnsi="Times New Roman" w:eastAsia="Courier New" w:cs="Times New Roman"/>
          <w:color w:val="CF8E6D"/>
        </w:rPr>
        <w:t>False</w:t>
      </w:r>
      <w:r>
        <w:rPr>
          <w:rFonts w:hint="default" w:ascii="Times New Roman" w:hAnsi="Times New Roman" w:eastAsia="Courier New" w:cs="Times New Roman"/>
          <w:color w:val="BCBEC4"/>
        </w:rPr>
        <w:t>)</w:t>
      </w:r>
    </w:p>
    <w:p w14:paraId="62CBA683">
      <w:pPr>
        <w:pStyle w:val="3"/>
        <w:keepNext w:val="0"/>
        <w:keepLines w:val="0"/>
        <w:pageBreakBefore w:val="0"/>
        <w:widowControl/>
        <w:shd w:val="clear" w:fill="1E1F22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default" w:ascii="Times New Roman" w:hAnsi="Times New Roman" w:eastAsia="Courier New" w:cs="Times New Roman"/>
          <w:color w:val="BCBEC4"/>
        </w:rPr>
      </w:pPr>
      <w:r>
        <w:rPr>
          <w:rFonts w:hint="default" w:ascii="Times New Roman" w:hAnsi="Times New Roman" w:eastAsia="Courier New" w:cs="Times New Roman"/>
          <w:color w:val="BCBEC4"/>
        </w:rPr>
        <w:t xml:space="preserve">   status = db.Column(db.Boolean, </w:t>
      </w:r>
      <w:r>
        <w:rPr>
          <w:rFonts w:hint="default" w:ascii="Times New Roman" w:hAnsi="Times New Roman" w:eastAsia="Courier New" w:cs="Times New Roman"/>
          <w:color w:val="AA4926"/>
        </w:rPr>
        <w:t>nullable</w:t>
      </w:r>
      <w:r>
        <w:rPr>
          <w:rFonts w:hint="default" w:ascii="Times New Roman" w:hAnsi="Times New Roman" w:eastAsia="Courier New" w:cs="Times New Roman"/>
          <w:color w:val="BCBEC4"/>
        </w:rPr>
        <w:t>=</w:t>
      </w:r>
      <w:r>
        <w:rPr>
          <w:rFonts w:hint="default" w:ascii="Times New Roman" w:hAnsi="Times New Roman" w:eastAsia="Courier New" w:cs="Times New Roman"/>
          <w:color w:val="CF8E6D"/>
        </w:rPr>
        <w:t>False</w:t>
      </w:r>
      <w:r>
        <w:rPr>
          <w:rFonts w:hint="default" w:ascii="Times New Roman" w:hAnsi="Times New Roman" w:eastAsia="Courier New" w:cs="Times New Roman"/>
          <w:color w:val="BCBEC4"/>
        </w:rPr>
        <w:t>)</w:t>
      </w:r>
    </w:p>
    <w:p w14:paraId="50E3DF5A">
      <w:pPr>
        <w:pStyle w:val="3"/>
        <w:keepNext w:val="0"/>
        <w:keepLines w:val="0"/>
        <w:pageBreakBefore w:val="0"/>
        <w:widowControl/>
        <w:shd w:val="clear" w:fill="1E1F22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default" w:ascii="Times New Roman" w:hAnsi="Times New Roman" w:eastAsia="Courier New" w:cs="Times New Roman"/>
          <w:color w:val="BCBEC4"/>
        </w:rPr>
      </w:pPr>
      <w:r>
        <w:rPr>
          <w:rFonts w:hint="default" w:ascii="Times New Roman" w:hAnsi="Times New Roman" w:eastAsia="Courier New" w:cs="Times New Roman"/>
          <w:color w:val="BCBEC4"/>
        </w:rPr>
        <w:t xml:space="preserve">   lesson_id = db.Column(db.Integer, </w:t>
      </w:r>
      <w:r>
        <w:rPr>
          <w:rFonts w:hint="default" w:ascii="Times New Roman" w:hAnsi="Times New Roman" w:eastAsia="Courier New" w:cs="Times New Roman"/>
          <w:color w:val="AA4926"/>
        </w:rPr>
        <w:t>nullable</w:t>
      </w:r>
      <w:r>
        <w:rPr>
          <w:rFonts w:hint="default" w:ascii="Times New Roman" w:hAnsi="Times New Roman" w:eastAsia="Courier New" w:cs="Times New Roman"/>
          <w:color w:val="BCBEC4"/>
        </w:rPr>
        <w:t>=</w:t>
      </w:r>
      <w:r>
        <w:rPr>
          <w:rFonts w:hint="default" w:ascii="Times New Roman" w:hAnsi="Times New Roman" w:eastAsia="Courier New" w:cs="Times New Roman"/>
          <w:color w:val="CF8E6D"/>
        </w:rPr>
        <w:t>False</w:t>
      </w:r>
      <w:r>
        <w:rPr>
          <w:rFonts w:hint="default" w:ascii="Times New Roman" w:hAnsi="Times New Roman" w:eastAsia="Courier New" w:cs="Times New Roman"/>
          <w:color w:val="BCBEC4"/>
        </w:rPr>
        <w:t>)</w:t>
      </w:r>
    </w:p>
    <w:p w14:paraId="31228E9C">
      <w:pPr>
        <w:pStyle w:val="3"/>
        <w:keepNext w:val="0"/>
        <w:keepLines w:val="0"/>
        <w:pageBreakBefore w:val="0"/>
        <w:widowControl/>
        <w:shd w:val="clear" w:fill="1E1F22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default" w:ascii="Times New Roman" w:hAnsi="Times New Roman" w:eastAsia="Courier New" w:cs="Times New Roman"/>
          <w:color w:val="BCBEC4"/>
        </w:rPr>
      </w:pPr>
      <w:r>
        <w:rPr>
          <w:rFonts w:hint="default" w:ascii="Times New Roman" w:hAnsi="Times New Roman" w:eastAsia="Courier New" w:cs="Times New Roman"/>
          <w:color w:val="BCBEC4"/>
        </w:rPr>
        <w:t xml:space="preserve">   group_id = db.Column(db.JSON, </w:t>
      </w:r>
      <w:r>
        <w:rPr>
          <w:rFonts w:hint="default" w:ascii="Times New Roman" w:hAnsi="Times New Roman" w:eastAsia="Courier New" w:cs="Times New Roman"/>
          <w:color w:val="AA4926"/>
        </w:rPr>
        <w:t>nullable</w:t>
      </w:r>
      <w:r>
        <w:rPr>
          <w:rFonts w:hint="default" w:ascii="Times New Roman" w:hAnsi="Times New Roman" w:eastAsia="Courier New" w:cs="Times New Roman"/>
          <w:color w:val="BCBEC4"/>
        </w:rPr>
        <w:t>=</w:t>
      </w:r>
      <w:r>
        <w:rPr>
          <w:rFonts w:hint="default" w:ascii="Times New Roman" w:hAnsi="Times New Roman" w:eastAsia="Courier New" w:cs="Times New Roman"/>
          <w:color w:val="CF8E6D"/>
        </w:rPr>
        <w:t>False</w:t>
      </w:r>
      <w:r>
        <w:rPr>
          <w:rFonts w:hint="default" w:ascii="Times New Roman" w:hAnsi="Times New Roman" w:eastAsia="Courier New" w:cs="Times New Roman"/>
          <w:color w:val="BCBEC4"/>
        </w:rPr>
        <w:t>)</w:t>
      </w:r>
    </w:p>
    <w:p w14:paraId="10ECCD0D">
      <w:pPr>
        <w:pStyle w:val="3"/>
        <w:keepNext w:val="0"/>
        <w:keepLines w:val="0"/>
        <w:pageBreakBefore w:val="0"/>
        <w:widowControl/>
        <w:shd w:val="clear" w:fill="1E1F22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default" w:ascii="Times New Roman" w:hAnsi="Times New Roman" w:eastAsia="Courier New" w:cs="Times New Roman"/>
          <w:color w:val="BCBEC4"/>
        </w:rPr>
      </w:pPr>
    </w:p>
    <w:p w14:paraId="2B819CC7">
      <w:pPr>
        <w:pStyle w:val="3"/>
        <w:keepNext w:val="0"/>
        <w:keepLines w:val="0"/>
        <w:pageBreakBefore w:val="0"/>
        <w:widowControl/>
        <w:shd w:val="clear" w:fill="1E1F22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default" w:ascii="Times New Roman" w:hAnsi="Times New Roman" w:eastAsia="Courier New" w:cs="Times New Roman"/>
          <w:color w:val="BCBEC4"/>
        </w:rPr>
      </w:pPr>
      <w:r>
        <w:rPr>
          <w:rFonts w:hint="default" w:ascii="Times New Roman" w:hAnsi="Times New Roman" w:eastAsia="Courier New" w:cs="Times New Roman"/>
          <w:color w:val="BCBEC4"/>
        </w:rPr>
        <w:t xml:space="preserve">   </w:t>
      </w:r>
      <w:r>
        <w:rPr>
          <w:rFonts w:hint="default" w:ascii="Times New Roman" w:hAnsi="Times New Roman" w:eastAsia="Courier New" w:cs="Times New Roman"/>
          <w:color w:val="CF8E6D"/>
        </w:rPr>
        <w:t xml:space="preserve">def </w:t>
      </w:r>
      <w:r>
        <w:rPr>
          <w:rFonts w:hint="default" w:ascii="Times New Roman" w:hAnsi="Times New Roman" w:eastAsia="Courier New" w:cs="Times New Roman"/>
          <w:color w:val="B200B2"/>
        </w:rPr>
        <w:t>__init__</w:t>
      </w:r>
      <w:r>
        <w:rPr>
          <w:rFonts w:hint="default" w:ascii="Times New Roman" w:hAnsi="Times New Roman" w:eastAsia="Courier New" w:cs="Times New Roman"/>
          <w:color w:val="BCBEC4"/>
        </w:rPr>
        <w:t>(</w:t>
      </w:r>
      <w:r>
        <w:rPr>
          <w:rFonts w:hint="default" w:ascii="Times New Roman" w:hAnsi="Times New Roman" w:eastAsia="Courier New" w:cs="Times New Roman"/>
          <w:color w:val="94558D"/>
        </w:rPr>
        <w:t>self</w:t>
      </w:r>
      <w:r>
        <w:rPr>
          <w:rFonts w:hint="default" w:ascii="Times New Roman" w:hAnsi="Times New Roman" w:eastAsia="Courier New" w:cs="Times New Roman"/>
          <w:color w:val="BCBEC4"/>
        </w:rPr>
        <w:t>, name):</w:t>
      </w:r>
    </w:p>
    <w:p w14:paraId="69B1EE27">
      <w:pPr>
        <w:pStyle w:val="3"/>
        <w:keepNext w:val="0"/>
        <w:keepLines w:val="0"/>
        <w:pageBreakBefore w:val="0"/>
        <w:widowControl/>
        <w:shd w:val="clear" w:fill="1E1F22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default" w:ascii="Times New Roman" w:hAnsi="Times New Roman" w:eastAsia="Courier New" w:cs="Times New Roman"/>
          <w:color w:val="BCBEC4"/>
        </w:rPr>
      </w:pPr>
      <w:r>
        <w:rPr>
          <w:rFonts w:hint="default" w:ascii="Times New Roman" w:hAnsi="Times New Roman" w:eastAsia="Courier New" w:cs="Times New Roman"/>
          <w:color w:val="BCBEC4"/>
        </w:rPr>
        <w:t xml:space="preserve">       </w:t>
      </w:r>
      <w:r>
        <w:rPr>
          <w:rFonts w:hint="default" w:ascii="Times New Roman" w:hAnsi="Times New Roman" w:eastAsia="Courier New" w:cs="Times New Roman"/>
          <w:color w:val="94558D"/>
        </w:rPr>
        <w:t>self</w:t>
      </w:r>
      <w:r>
        <w:rPr>
          <w:rFonts w:hint="default" w:ascii="Times New Roman" w:hAnsi="Times New Roman" w:eastAsia="Courier New" w:cs="Times New Roman"/>
          <w:color w:val="BCBEC4"/>
        </w:rPr>
        <w:t>.name = name</w:t>
      </w:r>
    </w:p>
    <w:p w14:paraId="64738140">
      <w:pPr>
        <w:pStyle w:val="3"/>
        <w:keepNext w:val="0"/>
        <w:keepLines w:val="0"/>
        <w:pageBreakBefore w:val="0"/>
        <w:widowControl/>
        <w:shd w:val="clear" w:fill="1E1F22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default" w:ascii="Times New Roman" w:hAnsi="Times New Roman" w:eastAsia="Courier New" w:cs="Times New Roman"/>
          <w:color w:val="BCBEC4"/>
        </w:rPr>
      </w:pPr>
    </w:p>
    <w:p w14:paraId="7B95300C">
      <w:pPr>
        <w:pStyle w:val="3"/>
        <w:keepNext w:val="0"/>
        <w:keepLines w:val="0"/>
        <w:pageBreakBefore w:val="0"/>
        <w:widowControl/>
        <w:shd w:val="clear" w:fill="1E1F22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default" w:ascii="Times New Roman" w:hAnsi="Times New Roman" w:eastAsia="Courier New" w:cs="Times New Roman"/>
          <w:color w:val="BCBEC4"/>
        </w:rPr>
      </w:pPr>
      <w:r>
        <w:rPr>
          <w:rFonts w:hint="default" w:ascii="Times New Roman" w:hAnsi="Times New Roman" w:eastAsia="Courier New" w:cs="Times New Roman"/>
          <w:color w:val="BCBEC4"/>
        </w:rPr>
        <w:t xml:space="preserve">   </w:t>
      </w:r>
      <w:r>
        <w:rPr>
          <w:rFonts w:hint="default" w:ascii="Times New Roman" w:hAnsi="Times New Roman" w:eastAsia="Courier New" w:cs="Times New Roman"/>
          <w:color w:val="CF8E6D"/>
        </w:rPr>
        <w:t xml:space="preserve">def </w:t>
      </w:r>
      <w:r>
        <w:rPr>
          <w:rFonts w:hint="default" w:ascii="Times New Roman" w:hAnsi="Times New Roman" w:eastAsia="Courier New" w:cs="Times New Roman"/>
          <w:color w:val="B200B2"/>
        </w:rPr>
        <w:t>__repr__</w:t>
      </w:r>
      <w:r>
        <w:rPr>
          <w:rFonts w:hint="default" w:ascii="Times New Roman" w:hAnsi="Times New Roman" w:eastAsia="Courier New" w:cs="Times New Roman"/>
          <w:color w:val="BCBEC4"/>
        </w:rPr>
        <w:t>(</w:t>
      </w:r>
      <w:r>
        <w:rPr>
          <w:rFonts w:hint="default" w:ascii="Times New Roman" w:hAnsi="Times New Roman" w:eastAsia="Courier New" w:cs="Times New Roman"/>
          <w:color w:val="94558D"/>
        </w:rPr>
        <w:t>self</w:t>
      </w:r>
      <w:r>
        <w:rPr>
          <w:rFonts w:hint="default" w:ascii="Times New Roman" w:hAnsi="Times New Roman" w:eastAsia="Courier New" w:cs="Times New Roman"/>
          <w:color w:val="BCBEC4"/>
        </w:rPr>
        <w:t>):</w:t>
      </w:r>
    </w:p>
    <w:p w14:paraId="12D93758">
      <w:pPr>
        <w:pStyle w:val="3"/>
        <w:keepNext w:val="0"/>
        <w:keepLines w:val="0"/>
        <w:pageBreakBefore w:val="0"/>
        <w:widowControl/>
        <w:shd w:val="clear" w:fill="1E1F22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default" w:ascii="Times New Roman" w:hAnsi="Times New Roman" w:eastAsia="Courier New" w:cs="Times New Roman"/>
          <w:color w:val="6AAB73"/>
        </w:rPr>
      </w:pPr>
      <w:r>
        <w:rPr>
          <w:rFonts w:hint="default" w:ascii="Times New Roman" w:hAnsi="Times New Roman" w:eastAsia="Courier New" w:cs="Times New Roman"/>
          <w:color w:val="BCBEC4"/>
        </w:rPr>
        <w:t xml:space="preserve">       </w:t>
      </w:r>
      <w:r>
        <w:rPr>
          <w:rFonts w:hint="default" w:ascii="Times New Roman" w:hAnsi="Times New Roman" w:eastAsia="Courier New" w:cs="Times New Roman"/>
          <w:color w:val="CF8E6D"/>
        </w:rPr>
        <w:t xml:space="preserve">return </w:t>
      </w:r>
      <w:r>
        <w:rPr>
          <w:rFonts w:hint="default" w:ascii="Times New Roman" w:hAnsi="Times New Roman" w:eastAsia="Courier New" w:cs="Times New Roman"/>
          <w:color w:val="6AAB73"/>
        </w:rPr>
        <w:t xml:space="preserve">f'&lt;Testing </w:t>
      </w:r>
      <w:r>
        <w:rPr>
          <w:rFonts w:hint="default" w:ascii="Times New Roman" w:hAnsi="Times New Roman" w:eastAsia="Courier New" w:cs="Times New Roman"/>
          <w:color w:val="CF8E6D"/>
        </w:rPr>
        <w:t>{</w:t>
      </w:r>
      <w:r>
        <w:rPr>
          <w:rFonts w:hint="default" w:ascii="Times New Roman" w:hAnsi="Times New Roman" w:eastAsia="Courier New" w:cs="Times New Roman"/>
          <w:color w:val="94558D"/>
        </w:rPr>
        <w:t>self</w:t>
      </w:r>
      <w:r>
        <w:rPr>
          <w:rFonts w:hint="default" w:ascii="Times New Roman" w:hAnsi="Times New Roman" w:eastAsia="Courier New" w:cs="Times New Roman"/>
          <w:color w:val="BCBEC4"/>
        </w:rPr>
        <w:t>.name</w:t>
      </w:r>
      <w:r>
        <w:rPr>
          <w:rFonts w:hint="default" w:ascii="Times New Roman" w:hAnsi="Times New Roman" w:eastAsia="Courier New" w:cs="Times New Roman"/>
          <w:color w:val="CF8E6D"/>
        </w:rPr>
        <w:t>}</w:t>
      </w:r>
      <w:r>
        <w:rPr>
          <w:rFonts w:hint="default" w:ascii="Times New Roman" w:hAnsi="Times New Roman" w:eastAsia="Courier New" w:cs="Times New Roman"/>
          <w:color w:val="6AAB73"/>
        </w:rPr>
        <w:t>&gt;'</w:t>
      </w:r>
    </w:p>
    <w:p w14:paraId="6840C412">
      <w:pPr>
        <w:pStyle w:val="3"/>
        <w:keepNext w:val="0"/>
        <w:keepLines w:val="0"/>
        <w:pageBreakBefore w:val="0"/>
        <w:widowControl/>
        <w:shd w:val="clear" w:fill="1E1F22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default" w:ascii="Times New Roman" w:hAnsi="Times New Roman" w:eastAsia="Courier New" w:cs="Times New Roman"/>
          <w:color w:val="6AAB73"/>
        </w:rPr>
      </w:pPr>
    </w:p>
    <w:p w14:paraId="25BAFD47">
      <w:pPr>
        <w:pStyle w:val="3"/>
        <w:keepNext w:val="0"/>
        <w:keepLines w:val="0"/>
        <w:pageBreakBefore w:val="0"/>
        <w:widowControl/>
        <w:shd w:val="clear" w:fill="1E1F22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default" w:ascii="Times New Roman" w:hAnsi="Times New Roman" w:eastAsia="Courier New" w:cs="Times New Roman"/>
          <w:color w:val="BCBEC4"/>
        </w:rPr>
      </w:pPr>
      <w:r>
        <w:rPr>
          <w:rFonts w:hint="default" w:ascii="Times New Roman" w:hAnsi="Times New Roman" w:eastAsia="Courier New" w:cs="Times New Roman"/>
          <w:color w:val="6AAB73"/>
        </w:rPr>
        <w:t xml:space="preserve">   </w:t>
      </w:r>
      <w:r>
        <w:rPr>
          <w:rFonts w:hint="default" w:ascii="Times New Roman" w:hAnsi="Times New Roman" w:eastAsia="Courier New" w:cs="Times New Roman"/>
          <w:color w:val="CF8E6D"/>
        </w:rPr>
        <w:t xml:space="preserve">def </w:t>
      </w:r>
      <w:r>
        <w:rPr>
          <w:rFonts w:hint="default" w:ascii="Times New Roman" w:hAnsi="Times New Roman" w:eastAsia="Courier New" w:cs="Times New Roman"/>
          <w:color w:val="56A8F5"/>
        </w:rPr>
        <w:t>set_status</w:t>
      </w:r>
      <w:r>
        <w:rPr>
          <w:rFonts w:hint="default" w:ascii="Times New Roman" w:hAnsi="Times New Roman" w:eastAsia="Courier New" w:cs="Times New Roman"/>
          <w:color w:val="BCBEC4"/>
        </w:rPr>
        <w:t>(</w:t>
      </w:r>
      <w:r>
        <w:rPr>
          <w:rFonts w:hint="default" w:ascii="Times New Roman" w:hAnsi="Times New Roman" w:eastAsia="Courier New" w:cs="Times New Roman"/>
          <w:color w:val="94558D"/>
        </w:rPr>
        <w:t>self</w:t>
      </w:r>
      <w:r>
        <w:rPr>
          <w:rFonts w:hint="default" w:ascii="Times New Roman" w:hAnsi="Times New Roman" w:eastAsia="Courier New" w:cs="Times New Roman"/>
          <w:color w:val="BCBEC4"/>
        </w:rPr>
        <w:t xml:space="preserve">, status: </w:t>
      </w:r>
      <w:r>
        <w:rPr>
          <w:rFonts w:hint="default" w:ascii="Times New Roman" w:hAnsi="Times New Roman" w:eastAsia="Courier New" w:cs="Times New Roman"/>
          <w:color w:val="8888C6"/>
        </w:rPr>
        <w:t>bool</w:t>
      </w:r>
      <w:r>
        <w:rPr>
          <w:rFonts w:hint="default" w:ascii="Times New Roman" w:hAnsi="Times New Roman" w:eastAsia="Courier New" w:cs="Times New Roman"/>
          <w:color w:val="BCBEC4"/>
        </w:rPr>
        <w:t>):</w:t>
      </w:r>
    </w:p>
    <w:p w14:paraId="0087B832">
      <w:pPr>
        <w:pStyle w:val="3"/>
        <w:keepNext w:val="0"/>
        <w:keepLines w:val="0"/>
        <w:pageBreakBefore w:val="0"/>
        <w:widowControl/>
        <w:shd w:val="clear" w:fill="1E1F22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default" w:ascii="Times New Roman" w:hAnsi="Times New Roman" w:eastAsia="Courier New" w:cs="Times New Roman"/>
          <w:color w:val="BCBEC4"/>
        </w:rPr>
      </w:pPr>
      <w:r>
        <w:rPr>
          <w:rFonts w:hint="default" w:ascii="Times New Roman" w:hAnsi="Times New Roman" w:eastAsia="Courier New" w:cs="Times New Roman"/>
          <w:color w:val="BCBEC4"/>
        </w:rPr>
        <w:t xml:space="preserve">       </w:t>
      </w:r>
      <w:r>
        <w:rPr>
          <w:rFonts w:hint="default" w:ascii="Times New Roman" w:hAnsi="Times New Roman" w:eastAsia="Courier New" w:cs="Times New Roman"/>
          <w:color w:val="94558D"/>
        </w:rPr>
        <w:t>self</w:t>
      </w:r>
      <w:r>
        <w:rPr>
          <w:rFonts w:hint="default" w:ascii="Times New Roman" w:hAnsi="Times New Roman" w:eastAsia="Courier New" w:cs="Times New Roman"/>
          <w:color w:val="BCBEC4"/>
        </w:rPr>
        <w:t>.status = status</w:t>
      </w:r>
    </w:p>
    <w:p w14:paraId="5725EDDE">
      <w:pPr>
        <w:pStyle w:val="3"/>
        <w:keepNext w:val="0"/>
        <w:keepLines w:val="0"/>
        <w:pageBreakBefore w:val="0"/>
        <w:widowControl/>
        <w:shd w:val="clear" w:fill="1E1F22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default" w:ascii="Times New Roman" w:hAnsi="Times New Roman" w:eastAsia="Courier New" w:cs="Times New Roman"/>
          <w:color w:val="BCBEC4"/>
        </w:rPr>
      </w:pPr>
    </w:p>
    <w:p w14:paraId="78A3832E">
      <w:pPr>
        <w:pStyle w:val="3"/>
        <w:keepNext w:val="0"/>
        <w:keepLines w:val="0"/>
        <w:pageBreakBefore w:val="0"/>
        <w:widowControl/>
        <w:shd w:val="clear" w:fill="1E1F22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default" w:ascii="Times New Roman" w:hAnsi="Times New Roman" w:eastAsia="Courier New" w:cs="Times New Roman"/>
          <w:color w:val="BCBEC4"/>
        </w:rPr>
      </w:pPr>
      <w:r>
        <w:rPr>
          <w:rFonts w:hint="default" w:ascii="Times New Roman" w:hAnsi="Times New Roman" w:eastAsia="Courier New" w:cs="Times New Roman"/>
          <w:color w:val="BCBEC4"/>
        </w:rPr>
        <w:t xml:space="preserve">   </w:t>
      </w:r>
      <w:r>
        <w:rPr>
          <w:rFonts w:hint="default" w:ascii="Times New Roman" w:hAnsi="Times New Roman" w:eastAsia="Courier New" w:cs="Times New Roman"/>
          <w:color w:val="CF8E6D"/>
        </w:rPr>
        <w:t xml:space="preserve">def </w:t>
      </w:r>
      <w:r>
        <w:rPr>
          <w:rFonts w:hint="default" w:ascii="Times New Roman" w:hAnsi="Times New Roman" w:eastAsia="Courier New" w:cs="Times New Roman"/>
          <w:color w:val="56A8F5"/>
        </w:rPr>
        <w:t>add_lesson</w:t>
      </w:r>
      <w:r>
        <w:rPr>
          <w:rFonts w:hint="default" w:ascii="Times New Roman" w:hAnsi="Times New Roman" w:eastAsia="Courier New" w:cs="Times New Roman"/>
          <w:color w:val="BCBEC4"/>
        </w:rPr>
        <w:t>(</w:t>
      </w:r>
      <w:r>
        <w:rPr>
          <w:rFonts w:hint="default" w:ascii="Times New Roman" w:hAnsi="Times New Roman" w:eastAsia="Courier New" w:cs="Times New Roman"/>
          <w:color w:val="94558D"/>
        </w:rPr>
        <w:t>self</w:t>
      </w:r>
      <w:r>
        <w:rPr>
          <w:rFonts w:hint="default" w:ascii="Times New Roman" w:hAnsi="Times New Roman" w:eastAsia="Courier New" w:cs="Times New Roman"/>
          <w:color w:val="BCBEC4"/>
        </w:rPr>
        <w:t xml:space="preserve">, lesson: </w:t>
      </w:r>
      <w:r>
        <w:rPr>
          <w:rFonts w:hint="default" w:ascii="Times New Roman" w:hAnsi="Times New Roman" w:eastAsia="Courier New" w:cs="Times New Roman"/>
          <w:color w:val="8888C6"/>
        </w:rPr>
        <w:t>int</w:t>
      </w:r>
      <w:r>
        <w:rPr>
          <w:rFonts w:hint="default" w:ascii="Times New Roman" w:hAnsi="Times New Roman" w:eastAsia="Courier New" w:cs="Times New Roman"/>
          <w:color w:val="BCBEC4"/>
        </w:rPr>
        <w:t>):</w:t>
      </w:r>
    </w:p>
    <w:p w14:paraId="287944E8">
      <w:pPr>
        <w:pStyle w:val="3"/>
        <w:keepNext w:val="0"/>
        <w:keepLines w:val="0"/>
        <w:pageBreakBefore w:val="0"/>
        <w:widowControl/>
        <w:shd w:val="clear" w:fill="1E1F22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default" w:ascii="Times New Roman" w:hAnsi="Times New Roman" w:eastAsia="Courier New" w:cs="Times New Roman"/>
          <w:color w:val="BCBEC4"/>
        </w:rPr>
      </w:pPr>
      <w:r>
        <w:rPr>
          <w:rFonts w:hint="default" w:ascii="Times New Roman" w:hAnsi="Times New Roman" w:eastAsia="Courier New" w:cs="Times New Roman"/>
          <w:color w:val="BCBEC4"/>
        </w:rPr>
        <w:t xml:space="preserve">       </w:t>
      </w:r>
      <w:r>
        <w:rPr>
          <w:rFonts w:hint="default" w:ascii="Times New Roman" w:hAnsi="Times New Roman" w:eastAsia="Courier New" w:cs="Times New Roman"/>
          <w:color w:val="94558D"/>
        </w:rPr>
        <w:t>self</w:t>
      </w:r>
      <w:r>
        <w:rPr>
          <w:rFonts w:hint="default" w:ascii="Times New Roman" w:hAnsi="Times New Roman" w:eastAsia="Courier New" w:cs="Times New Roman"/>
          <w:color w:val="BCBEC4"/>
        </w:rPr>
        <w:t>.lesson_id = lesson</w:t>
      </w:r>
    </w:p>
    <w:p w14:paraId="414653E7">
      <w:pPr>
        <w:pStyle w:val="3"/>
        <w:keepNext w:val="0"/>
        <w:keepLines w:val="0"/>
        <w:pageBreakBefore w:val="0"/>
        <w:widowControl/>
        <w:shd w:val="clear" w:fill="1E1F22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default" w:ascii="Times New Roman" w:hAnsi="Times New Roman" w:eastAsia="Courier New" w:cs="Times New Roman"/>
          <w:color w:val="BCBEC4"/>
        </w:rPr>
      </w:pPr>
    </w:p>
    <w:p w14:paraId="33357C0E">
      <w:pPr>
        <w:pStyle w:val="3"/>
        <w:keepNext w:val="0"/>
        <w:keepLines w:val="0"/>
        <w:pageBreakBefore w:val="0"/>
        <w:widowControl/>
        <w:shd w:val="clear" w:fill="1E1F22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default" w:ascii="Times New Roman" w:hAnsi="Times New Roman" w:eastAsia="Courier New" w:cs="Times New Roman"/>
          <w:color w:val="BCBEC4"/>
        </w:rPr>
      </w:pPr>
      <w:r>
        <w:rPr>
          <w:rFonts w:hint="default" w:ascii="Times New Roman" w:hAnsi="Times New Roman" w:eastAsia="Courier New" w:cs="Times New Roman"/>
          <w:color w:val="BCBEC4"/>
        </w:rPr>
        <w:t xml:space="preserve">   </w:t>
      </w:r>
      <w:r>
        <w:rPr>
          <w:rFonts w:hint="default" w:ascii="Times New Roman" w:hAnsi="Times New Roman" w:eastAsia="Courier New" w:cs="Times New Roman"/>
          <w:color w:val="CF8E6D"/>
        </w:rPr>
        <w:t xml:space="preserve">def </w:t>
      </w:r>
      <w:r>
        <w:rPr>
          <w:rFonts w:hint="default" w:ascii="Times New Roman" w:hAnsi="Times New Roman" w:eastAsia="Courier New" w:cs="Times New Roman"/>
          <w:color w:val="56A8F5"/>
        </w:rPr>
        <w:t>add_group</w:t>
      </w:r>
      <w:r>
        <w:rPr>
          <w:rFonts w:hint="default" w:ascii="Times New Roman" w:hAnsi="Times New Roman" w:eastAsia="Courier New" w:cs="Times New Roman"/>
          <w:color w:val="BCBEC4"/>
        </w:rPr>
        <w:t>(</w:t>
      </w:r>
      <w:r>
        <w:rPr>
          <w:rFonts w:hint="default" w:ascii="Times New Roman" w:hAnsi="Times New Roman" w:eastAsia="Courier New" w:cs="Times New Roman"/>
          <w:color w:val="94558D"/>
        </w:rPr>
        <w:t>self</w:t>
      </w:r>
      <w:r>
        <w:rPr>
          <w:rFonts w:hint="default" w:ascii="Times New Roman" w:hAnsi="Times New Roman" w:eastAsia="Courier New" w:cs="Times New Roman"/>
          <w:color w:val="BCBEC4"/>
        </w:rPr>
        <w:t xml:space="preserve">, group: </w:t>
      </w:r>
      <w:r>
        <w:rPr>
          <w:rFonts w:hint="default" w:ascii="Times New Roman" w:hAnsi="Times New Roman" w:eastAsia="Courier New" w:cs="Times New Roman"/>
          <w:color w:val="8888C6"/>
        </w:rPr>
        <w:t>list</w:t>
      </w:r>
      <w:r>
        <w:rPr>
          <w:rFonts w:hint="default" w:ascii="Times New Roman" w:hAnsi="Times New Roman" w:eastAsia="Courier New" w:cs="Times New Roman"/>
          <w:color w:val="BCBEC4"/>
        </w:rPr>
        <w:t>[</w:t>
      </w:r>
      <w:r>
        <w:rPr>
          <w:rFonts w:hint="default" w:ascii="Times New Roman" w:hAnsi="Times New Roman" w:eastAsia="Courier New" w:cs="Times New Roman"/>
          <w:color w:val="8888C6"/>
        </w:rPr>
        <w:t>int</w:t>
      </w:r>
      <w:r>
        <w:rPr>
          <w:rFonts w:hint="default" w:ascii="Times New Roman" w:hAnsi="Times New Roman" w:eastAsia="Courier New" w:cs="Times New Roman"/>
          <w:color w:val="BCBEC4"/>
        </w:rPr>
        <w:t>]):</w:t>
      </w:r>
    </w:p>
    <w:p w14:paraId="3B536798">
      <w:pPr>
        <w:pStyle w:val="3"/>
        <w:keepNext w:val="0"/>
        <w:keepLines w:val="0"/>
        <w:pageBreakBefore w:val="0"/>
        <w:widowControl/>
        <w:shd w:val="clear" w:fill="1E1F22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default" w:ascii="Times New Roman" w:hAnsi="Times New Roman" w:eastAsia="Courier New" w:cs="Times New Roman"/>
          <w:color w:val="BCBEC4"/>
        </w:rPr>
      </w:pPr>
      <w:r>
        <w:rPr>
          <w:rFonts w:hint="default" w:ascii="Times New Roman" w:hAnsi="Times New Roman" w:eastAsia="Courier New" w:cs="Times New Roman"/>
          <w:color w:val="BCBEC4"/>
        </w:rPr>
        <w:t xml:space="preserve">       </w:t>
      </w:r>
      <w:r>
        <w:rPr>
          <w:rFonts w:hint="default" w:ascii="Times New Roman" w:hAnsi="Times New Roman" w:eastAsia="Courier New" w:cs="Times New Roman"/>
          <w:color w:val="94558D"/>
        </w:rPr>
        <w:t>self</w:t>
      </w:r>
      <w:r>
        <w:rPr>
          <w:rFonts w:hint="default" w:ascii="Times New Roman" w:hAnsi="Times New Roman" w:eastAsia="Courier New" w:cs="Times New Roman"/>
          <w:color w:val="BCBEC4"/>
        </w:rPr>
        <w:t>.group_id = group</w:t>
      </w:r>
    </w:p>
    <w:p w14:paraId="043AA237">
      <w:pPr>
        <w:pStyle w:val="3"/>
        <w:keepNext w:val="0"/>
        <w:keepLines w:val="0"/>
        <w:pageBreakBefore w:val="0"/>
        <w:widowControl/>
        <w:shd w:val="clear" w:fill="1E1F22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default" w:ascii="Times New Roman" w:hAnsi="Times New Roman" w:eastAsia="Courier New" w:cs="Times New Roman"/>
          <w:color w:val="BCBEC4"/>
        </w:rPr>
      </w:pPr>
    </w:p>
    <w:p w14:paraId="2C77C866">
      <w:pPr>
        <w:pStyle w:val="3"/>
        <w:keepNext w:val="0"/>
        <w:keepLines w:val="0"/>
        <w:pageBreakBefore w:val="0"/>
        <w:widowControl/>
        <w:shd w:val="clear" w:fill="1E1F22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default" w:ascii="Times New Roman" w:hAnsi="Times New Roman" w:eastAsia="Courier New" w:cs="Times New Roman"/>
          <w:color w:val="BCBEC4"/>
        </w:rPr>
      </w:pPr>
      <w:r>
        <w:rPr>
          <w:rFonts w:hint="default" w:ascii="Times New Roman" w:hAnsi="Times New Roman" w:eastAsia="Courier New" w:cs="Times New Roman"/>
          <w:color w:val="BCBEC4"/>
        </w:rPr>
        <w:t xml:space="preserve">   </w:t>
      </w:r>
      <w:r>
        <w:rPr>
          <w:rFonts w:hint="default" w:ascii="Times New Roman" w:hAnsi="Times New Roman" w:eastAsia="Courier New" w:cs="Times New Roman"/>
          <w:color w:val="CF8E6D"/>
        </w:rPr>
        <w:t xml:space="preserve">def </w:t>
      </w:r>
      <w:r>
        <w:rPr>
          <w:rFonts w:hint="default" w:ascii="Times New Roman" w:hAnsi="Times New Roman" w:eastAsia="Courier New" w:cs="Times New Roman"/>
          <w:color w:val="56A8F5"/>
        </w:rPr>
        <w:t>save</w:t>
      </w:r>
      <w:r>
        <w:rPr>
          <w:rFonts w:hint="default" w:ascii="Times New Roman" w:hAnsi="Times New Roman" w:eastAsia="Courier New" w:cs="Times New Roman"/>
          <w:color w:val="BCBEC4"/>
        </w:rPr>
        <w:t>(</w:t>
      </w:r>
      <w:r>
        <w:rPr>
          <w:rFonts w:hint="default" w:ascii="Times New Roman" w:hAnsi="Times New Roman" w:eastAsia="Courier New" w:cs="Times New Roman"/>
          <w:color w:val="94558D"/>
        </w:rPr>
        <w:t>self</w:t>
      </w:r>
      <w:r>
        <w:rPr>
          <w:rFonts w:hint="default" w:ascii="Times New Roman" w:hAnsi="Times New Roman" w:eastAsia="Courier New" w:cs="Times New Roman"/>
          <w:color w:val="BCBEC4"/>
        </w:rPr>
        <w:t>):</w:t>
      </w:r>
    </w:p>
    <w:p w14:paraId="0A28C70D">
      <w:pPr>
        <w:pStyle w:val="3"/>
        <w:keepNext w:val="0"/>
        <w:keepLines w:val="0"/>
        <w:pageBreakBefore w:val="0"/>
        <w:widowControl/>
        <w:shd w:val="clear" w:fill="1E1F22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default" w:ascii="Times New Roman" w:hAnsi="Times New Roman" w:eastAsia="Courier New" w:cs="Times New Roman"/>
          <w:color w:val="BCBEC4"/>
        </w:rPr>
      </w:pPr>
      <w:r>
        <w:rPr>
          <w:rFonts w:hint="default" w:ascii="Times New Roman" w:hAnsi="Times New Roman" w:eastAsia="Courier New" w:cs="Times New Roman"/>
          <w:color w:val="BCBEC4"/>
        </w:rPr>
        <w:t xml:space="preserve">       db.session.add(</w:t>
      </w:r>
      <w:r>
        <w:rPr>
          <w:rFonts w:hint="default" w:ascii="Times New Roman" w:hAnsi="Times New Roman" w:eastAsia="Courier New" w:cs="Times New Roman"/>
          <w:color w:val="94558D"/>
        </w:rPr>
        <w:t>self</w:t>
      </w:r>
      <w:r>
        <w:rPr>
          <w:rFonts w:hint="default" w:ascii="Times New Roman" w:hAnsi="Times New Roman" w:eastAsia="Courier New" w:cs="Times New Roman"/>
          <w:color w:val="BCBEC4"/>
        </w:rPr>
        <w:t>)</w:t>
      </w:r>
    </w:p>
    <w:p w14:paraId="411F94C8">
      <w:pPr>
        <w:pStyle w:val="3"/>
        <w:keepNext w:val="0"/>
        <w:keepLines w:val="0"/>
        <w:pageBreakBefore w:val="0"/>
        <w:widowControl/>
        <w:shd w:val="clear" w:fill="1E1F22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default" w:ascii="Times New Roman" w:hAnsi="Times New Roman" w:eastAsia="Courier New" w:cs="Times New Roman"/>
          <w:color w:val="BCBEC4"/>
        </w:rPr>
      </w:pPr>
      <w:r>
        <w:rPr>
          <w:rFonts w:hint="default" w:ascii="Times New Roman" w:hAnsi="Times New Roman" w:eastAsia="Courier New" w:cs="Times New Roman"/>
          <w:color w:val="BCBEC4"/>
        </w:rPr>
        <w:t xml:space="preserve">       db.session.commit()</w:t>
      </w:r>
    </w:p>
    <w:p w14:paraId="1DE75A9B">
      <w:pPr>
        <w:pStyle w:val="3"/>
        <w:keepNext w:val="0"/>
        <w:keepLines w:val="0"/>
        <w:pageBreakBefore w:val="0"/>
        <w:widowControl/>
        <w:shd w:val="clear" w:fill="1E1F22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default" w:ascii="Times New Roman" w:hAnsi="Times New Roman" w:eastAsia="Times New Roman" w:cs="Times New Roman"/>
        </w:rPr>
      </w:pPr>
      <w:r>
        <w:rPr>
          <w:rFonts w:hint="default" w:ascii="Times New Roman" w:hAnsi="Times New Roman" w:eastAsia="Courier New" w:cs="Times New Roman"/>
          <w:color w:val="BCBEC4"/>
        </w:rPr>
        <w:t xml:space="preserve">       </w:t>
      </w:r>
      <w:r>
        <w:rPr>
          <w:rFonts w:hint="default" w:ascii="Times New Roman" w:hAnsi="Times New Roman" w:eastAsia="Courier New" w:cs="Times New Roman"/>
          <w:color w:val="8888C6"/>
        </w:rPr>
        <w:t>print</w:t>
      </w:r>
      <w:r>
        <w:rPr>
          <w:rFonts w:hint="default" w:ascii="Times New Roman" w:hAnsi="Times New Roman" w:eastAsia="Courier New" w:cs="Times New Roman"/>
          <w:color w:val="BCBEC4"/>
        </w:rPr>
        <w:t>(</w:t>
      </w:r>
      <w:r>
        <w:rPr>
          <w:rFonts w:hint="default" w:ascii="Times New Roman" w:hAnsi="Times New Roman" w:eastAsia="Courier New" w:cs="Times New Roman"/>
          <w:color w:val="6AAB73"/>
        </w:rPr>
        <w:t>f"Тестирование '</w:t>
      </w:r>
      <w:r>
        <w:rPr>
          <w:rFonts w:hint="default" w:ascii="Times New Roman" w:hAnsi="Times New Roman" w:eastAsia="Courier New" w:cs="Times New Roman"/>
          <w:color w:val="CF8E6D"/>
        </w:rPr>
        <w:t>{</w:t>
      </w:r>
      <w:r>
        <w:rPr>
          <w:rFonts w:hint="default" w:ascii="Times New Roman" w:hAnsi="Times New Roman" w:eastAsia="Courier New" w:cs="Times New Roman"/>
          <w:color w:val="94558D"/>
        </w:rPr>
        <w:t>self</w:t>
      </w:r>
      <w:r>
        <w:rPr>
          <w:rFonts w:hint="default" w:ascii="Times New Roman" w:hAnsi="Times New Roman" w:eastAsia="Courier New" w:cs="Times New Roman"/>
          <w:color w:val="BCBEC4"/>
        </w:rPr>
        <w:t>.name</w:t>
      </w:r>
      <w:r>
        <w:rPr>
          <w:rFonts w:hint="default" w:ascii="Times New Roman" w:hAnsi="Times New Roman" w:eastAsia="Courier New" w:cs="Times New Roman"/>
          <w:color w:val="CF8E6D"/>
        </w:rPr>
        <w:t>}</w:t>
      </w:r>
      <w:r>
        <w:rPr>
          <w:rFonts w:hint="default" w:ascii="Times New Roman" w:hAnsi="Times New Roman" w:eastAsia="Courier New" w:cs="Times New Roman"/>
          <w:color w:val="6AAB73"/>
        </w:rPr>
        <w:t xml:space="preserve">' создан с ID: </w:t>
      </w:r>
      <w:r>
        <w:rPr>
          <w:rFonts w:hint="default" w:ascii="Times New Roman" w:hAnsi="Times New Roman" w:eastAsia="Courier New" w:cs="Times New Roman"/>
          <w:color w:val="CF8E6D"/>
        </w:rPr>
        <w:t>{</w:t>
      </w:r>
      <w:r>
        <w:rPr>
          <w:rFonts w:hint="default" w:ascii="Times New Roman" w:hAnsi="Times New Roman" w:eastAsia="Courier New" w:cs="Times New Roman"/>
          <w:color w:val="94558D"/>
        </w:rPr>
        <w:t>self</w:t>
      </w:r>
      <w:r>
        <w:rPr>
          <w:rFonts w:hint="default" w:ascii="Times New Roman" w:hAnsi="Times New Roman" w:eastAsia="Courier New" w:cs="Times New Roman"/>
          <w:color w:val="BCBEC4"/>
        </w:rPr>
        <w:t>.id</w:t>
      </w:r>
      <w:r>
        <w:rPr>
          <w:rFonts w:hint="default" w:ascii="Times New Roman" w:hAnsi="Times New Roman" w:eastAsia="Courier New" w:cs="Times New Roman"/>
          <w:color w:val="CF8E6D"/>
        </w:rPr>
        <w:t>}</w:t>
      </w:r>
      <w:r>
        <w:rPr>
          <w:rFonts w:hint="default" w:ascii="Times New Roman" w:hAnsi="Times New Roman" w:eastAsia="Courier New" w:cs="Times New Roman"/>
          <w:color w:val="6AAB73"/>
        </w:rPr>
        <w:t>"</w:t>
      </w:r>
      <w:r>
        <w:rPr>
          <w:rFonts w:hint="default" w:ascii="Times New Roman" w:hAnsi="Times New Roman" w:eastAsia="Courier New" w:cs="Times New Roman"/>
          <w:color w:val="BCBEC4"/>
        </w:rPr>
        <w:t>)</w:t>
      </w:r>
    </w:p>
    <w:p w14:paraId="4CECABAF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0" w:line="360" w:lineRule="auto"/>
        <w:ind w:left="0" w:leftChars="0" w:firstLine="0" w:firstLineChars="0"/>
        <w:textAlignment w:val="auto"/>
        <w:rPr>
          <w:rFonts w:hint="default" w:ascii="Times New Roman" w:hAnsi="Times New Roman" w:cs="Times New Roman"/>
          <w:b/>
          <w:bCs/>
          <w:position w:val="0"/>
          <w:sz w:val="28"/>
          <w:szCs w:val="28"/>
          <w:vertAlign w:val="baseline"/>
          <w:lang w:val="ru-RU" w:eastAsia="zh-CN"/>
        </w:rPr>
      </w:pPr>
      <w:bookmarkStart w:id="69" w:name="Листинг_в3"/>
      <w:r>
        <w:rPr>
          <w:rFonts w:hint="default" w:ascii="Times New Roman" w:hAnsi="Times New Roman" w:cs="Times New Roman"/>
          <w:b/>
          <w:bCs/>
          <w:position w:val="0"/>
          <w:sz w:val="28"/>
          <w:szCs w:val="28"/>
          <w:vertAlign w:val="baseline"/>
          <w:lang w:val="ru-RU" w:eastAsia="zh-CN"/>
        </w:rPr>
        <w:t>Листинг В.3</w:t>
      </w:r>
      <w:bookmarkEnd w:id="69"/>
      <w:r>
        <w:rPr>
          <w:rFonts w:hint="default" w:ascii="Times New Roman" w:hAnsi="Times New Roman" w:cs="Times New Roman"/>
          <w:b/>
          <w:bCs/>
          <w:position w:val="0"/>
          <w:sz w:val="28"/>
          <w:szCs w:val="28"/>
          <w:vertAlign w:val="baseline"/>
          <w:lang w:val="ru-RU" w:eastAsia="zh-CN"/>
        </w:rPr>
        <w:t xml:space="preserve"> </w:t>
      </w:r>
    </w:p>
    <w:p w14:paraId="6A46D455">
      <w:pPr>
        <w:pStyle w:val="3"/>
        <w:keepNext w:val="0"/>
        <w:keepLines w:val="0"/>
        <w:pageBreakBefore w:val="0"/>
        <w:widowControl/>
        <w:shd w:val="clear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0" w:right="0" w:firstLine="0"/>
        <w:jc w:val="left"/>
        <w:textAlignment w:val="auto"/>
        <w:rPr>
          <w:rFonts w:hint="default" w:ascii="Times New Roman" w:hAnsi="Times New Roman" w:eastAsia="Courier New" w:cs="Times New Roman"/>
          <w:color w:val="BCBEC4"/>
        </w:rPr>
      </w:pPr>
      <w:r>
        <w:rPr>
          <w:rFonts w:hint="default" w:ascii="Times New Roman" w:hAnsi="Times New Roman" w:eastAsia="Times New Roman" w:cs="Times New Roman"/>
          <w:b/>
          <w:bCs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</w:rPr>
        <w:t>Функция сохранения результата тестирования</w:t>
      </w:r>
    </w:p>
    <w:tbl>
      <w:tblPr>
        <w:tblStyle w:val="10"/>
        <w:tblW w:w="9354" w:type="dxa"/>
        <w:tblInd w:w="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9354"/>
      </w:tblGrid>
      <w:tr w14:paraId="21C470BA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9354" w:type="dxa"/>
            <w:shd w:val="clear" w:color="auto" w:fill="333333"/>
          </w:tcPr>
          <w:p w14:paraId="515B1784">
            <w:pPr>
              <w:pStyle w:val="3"/>
              <w:keepNext w:val="0"/>
              <w:keepLines w:val="0"/>
              <w:widowControl w:val="0"/>
              <w:shd w:val="clear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60" w:lineRule="auto"/>
              <w:ind w:left="0" w:right="0" w:firstLine="0"/>
              <w:jc w:val="left"/>
              <w:textAlignment w:val="auto"/>
              <w:rPr>
                <w:rFonts w:hint="default" w:ascii="Times New Roman" w:hAnsi="Times New Roman" w:eastAsia="Courier New" w:cs="Times New Roman"/>
                <w:color w:val="BCBEC4"/>
              </w:rPr>
            </w:pPr>
            <w:r>
              <w:rPr>
                <w:rFonts w:hint="default" w:ascii="Times New Roman" w:hAnsi="Times New Roman" w:eastAsia="Consolas" w:cs="Times New Roman"/>
                <w:color w:val="FFFFFF"/>
                <w:shd w:val="clear" w:fill="333333"/>
              </w:rPr>
              <w:t>def save_test_result(session):</w:t>
            </w:r>
            <w:r>
              <w:rPr>
                <w:rFonts w:hint="default" w:ascii="Times New Roman" w:hAnsi="Times New Roman" w:eastAsia="Consolas" w:cs="Times New Roman"/>
                <w:color w:val="FFFFFF"/>
                <w:shd w:val="clear" w:fill="333333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color w:val="FFFFFF"/>
                <w:shd w:val="clear" w:fill="333333"/>
              </w:rPr>
              <w:t xml:space="preserve">   </w:t>
            </w:r>
            <w:r>
              <w:rPr>
                <w:rFonts w:hint="default" w:ascii="Times New Roman" w:hAnsi="Times New Roman" w:eastAsia="Consolas" w:cs="Times New Roman"/>
                <w:color w:val="FCC28C"/>
                <w:shd w:val="clear" w:fill="333333"/>
              </w:rPr>
              <w:t>if</w:t>
            </w:r>
            <w:r>
              <w:rPr>
                <w:rFonts w:hint="default" w:ascii="Times New Roman" w:hAnsi="Times New Roman" w:eastAsia="Consolas" w:cs="Times New Roman"/>
                <w:color w:val="FFFFFF"/>
                <w:shd w:val="clear" w:fill="333333"/>
              </w:rPr>
              <w:t xml:space="preserve"> session.</w:t>
            </w:r>
            <w:r>
              <w:rPr>
                <w:rFonts w:hint="default" w:ascii="Times New Roman" w:hAnsi="Times New Roman" w:eastAsia="Consolas" w:cs="Times New Roman"/>
                <w:color w:val="FFFFAA"/>
                <w:shd w:val="clear" w:fill="333333"/>
              </w:rPr>
              <w:t>get</w:t>
            </w:r>
            <w:r>
              <w:rPr>
                <w:rFonts w:hint="default" w:ascii="Times New Roman" w:hAnsi="Times New Roman" w:eastAsia="Consolas" w:cs="Times New Roman"/>
                <w:color w:val="FFFFFF"/>
                <w:shd w:val="clear" w:fill="333333"/>
              </w:rPr>
              <w:t>(</w:t>
            </w:r>
            <w:r>
              <w:rPr>
                <w:rFonts w:hint="default" w:ascii="Times New Roman" w:hAnsi="Times New Roman" w:eastAsia="Consolas" w:cs="Times New Roman"/>
                <w:color w:val="A2FCA2"/>
                <w:shd w:val="clear" w:fill="333333"/>
              </w:rPr>
              <w:t>'result_saved_to_db'</w:t>
            </w:r>
            <w:r>
              <w:rPr>
                <w:rFonts w:hint="default" w:ascii="Times New Roman" w:hAnsi="Times New Roman" w:eastAsia="Consolas" w:cs="Times New Roman"/>
                <w:color w:val="FFFFFF"/>
                <w:shd w:val="clear" w:fill="333333"/>
              </w:rPr>
              <w:t>):</w:t>
            </w:r>
            <w:r>
              <w:rPr>
                <w:rFonts w:hint="default" w:ascii="Times New Roman" w:hAnsi="Times New Roman" w:eastAsia="Consolas" w:cs="Times New Roman"/>
                <w:color w:val="FFFFFF"/>
                <w:shd w:val="clear" w:fill="333333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color w:val="FFFFFF"/>
                <w:shd w:val="clear" w:fill="333333"/>
              </w:rPr>
              <w:t xml:space="preserve">       </w:t>
            </w:r>
            <w:r>
              <w:rPr>
                <w:rFonts w:hint="default" w:ascii="Times New Roman" w:hAnsi="Times New Roman" w:eastAsia="Consolas" w:cs="Times New Roman"/>
                <w:color w:val="FCC28C"/>
                <w:shd w:val="clear" w:fill="333333"/>
              </w:rPr>
              <w:t>print</w:t>
            </w:r>
            <w:r>
              <w:rPr>
                <w:rFonts w:hint="default" w:ascii="Times New Roman" w:hAnsi="Times New Roman" w:eastAsia="Consolas" w:cs="Times New Roman"/>
                <w:color w:val="FFFFFF"/>
                <w:shd w:val="clear" w:fill="333333"/>
              </w:rPr>
              <w:t>(</w:t>
            </w:r>
            <w:r>
              <w:rPr>
                <w:rFonts w:hint="default" w:ascii="Times New Roman" w:hAnsi="Times New Roman" w:eastAsia="Consolas" w:cs="Times New Roman"/>
                <w:color w:val="A2FCA2"/>
                <w:shd w:val="clear" w:fill="333333"/>
              </w:rPr>
              <w:t>"DEBUG: Результат уже сохранен в БД ранее"</w:t>
            </w:r>
            <w:r>
              <w:rPr>
                <w:rFonts w:hint="default" w:ascii="Times New Roman" w:hAnsi="Times New Roman" w:eastAsia="Consolas" w:cs="Times New Roman"/>
                <w:color w:val="FFFFFF"/>
                <w:shd w:val="clear" w:fill="333333"/>
              </w:rPr>
              <w:t>)</w:t>
            </w:r>
            <w:r>
              <w:rPr>
                <w:rFonts w:hint="default" w:ascii="Times New Roman" w:hAnsi="Times New Roman" w:eastAsia="Consolas" w:cs="Times New Roman"/>
                <w:color w:val="FFFFFF"/>
                <w:shd w:val="clear" w:fill="333333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color w:val="FFFFFF"/>
                <w:shd w:val="clear" w:fill="333333"/>
              </w:rPr>
              <w:t xml:space="preserve">       </w:t>
            </w:r>
            <w:r>
              <w:rPr>
                <w:rFonts w:hint="default" w:ascii="Times New Roman" w:hAnsi="Times New Roman" w:eastAsia="Consolas" w:cs="Times New Roman"/>
                <w:color w:val="FCC28C"/>
                <w:shd w:val="clear" w:fill="333333"/>
              </w:rPr>
              <w:t>return</w:t>
            </w:r>
            <w:r>
              <w:rPr>
                <w:rFonts w:hint="default" w:ascii="Times New Roman" w:hAnsi="Times New Roman" w:eastAsia="Consolas" w:cs="Times New Roman"/>
                <w:color w:val="FFFFFF"/>
                <w:shd w:val="clear" w:fill="333333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color w:val="FFFFFF"/>
                <w:shd w:val="clear" w:fill="333333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color w:val="FFFFFF"/>
                <w:shd w:val="clear" w:fill="333333"/>
              </w:rPr>
              <w:t xml:space="preserve">   testing_id = session.</w:t>
            </w:r>
            <w:r>
              <w:rPr>
                <w:rFonts w:hint="default" w:ascii="Times New Roman" w:hAnsi="Times New Roman" w:eastAsia="Consolas" w:cs="Times New Roman"/>
                <w:color w:val="FFFFAA"/>
                <w:shd w:val="clear" w:fill="333333"/>
              </w:rPr>
              <w:t>get</w:t>
            </w:r>
            <w:r>
              <w:rPr>
                <w:rFonts w:hint="default" w:ascii="Times New Roman" w:hAnsi="Times New Roman" w:eastAsia="Consolas" w:cs="Times New Roman"/>
                <w:color w:val="FFFFFF"/>
                <w:shd w:val="clear" w:fill="333333"/>
              </w:rPr>
              <w:t>(</w:t>
            </w:r>
            <w:r>
              <w:rPr>
                <w:rFonts w:hint="default" w:ascii="Times New Roman" w:hAnsi="Times New Roman" w:eastAsia="Consolas" w:cs="Times New Roman"/>
                <w:color w:val="A2FCA2"/>
                <w:shd w:val="clear" w:fill="333333"/>
              </w:rPr>
              <w:t>'testing'</w:t>
            </w:r>
            <w:r>
              <w:rPr>
                <w:rFonts w:hint="default" w:ascii="Times New Roman" w:hAnsi="Times New Roman" w:eastAsia="Consolas" w:cs="Times New Roman"/>
                <w:color w:val="FFFFFF"/>
                <w:shd w:val="clear" w:fill="333333"/>
              </w:rPr>
              <w:t>, {}).</w:t>
            </w:r>
            <w:r>
              <w:rPr>
                <w:rFonts w:hint="default" w:ascii="Times New Roman" w:hAnsi="Times New Roman" w:eastAsia="Consolas" w:cs="Times New Roman"/>
                <w:color w:val="FFFFAA"/>
                <w:shd w:val="clear" w:fill="333333"/>
              </w:rPr>
              <w:t>get</w:t>
            </w:r>
            <w:r>
              <w:rPr>
                <w:rFonts w:hint="default" w:ascii="Times New Roman" w:hAnsi="Times New Roman" w:eastAsia="Consolas" w:cs="Times New Roman"/>
                <w:color w:val="FFFFFF"/>
                <w:shd w:val="clear" w:fill="333333"/>
              </w:rPr>
              <w:t>(</w:t>
            </w:r>
            <w:r>
              <w:rPr>
                <w:rFonts w:hint="default" w:ascii="Times New Roman" w:hAnsi="Times New Roman" w:eastAsia="Consolas" w:cs="Times New Roman"/>
                <w:color w:val="A2FCA2"/>
                <w:shd w:val="clear" w:fill="333333"/>
              </w:rPr>
              <w:t>'id'</w:t>
            </w:r>
            <w:r>
              <w:rPr>
                <w:rFonts w:hint="default" w:ascii="Times New Roman" w:hAnsi="Times New Roman" w:eastAsia="Consolas" w:cs="Times New Roman"/>
                <w:color w:val="FFFFFF"/>
                <w:shd w:val="clear" w:fill="333333"/>
              </w:rPr>
              <w:t>)</w:t>
            </w:r>
            <w:r>
              <w:rPr>
                <w:rFonts w:hint="default" w:ascii="Times New Roman" w:hAnsi="Times New Roman" w:eastAsia="Consolas" w:cs="Times New Roman"/>
                <w:color w:val="FFFFFF"/>
                <w:shd w:val="clear" w:fill="333333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color w:val="FFFFFF"/>
                <w:shd w:val="clear" w:fill="333333"/>
              </w:rPr>
              <w:t xml:space="preserve">   lesson_id = session.</w:t>
            </w:r>
            <w:r>
              <w:rPr>
                <w:rFonts w:hint="default" w:ascii="Times New Roman" w:hAnsi="Times New Roman" w:eastAsia="Consolas" w:cs="Times New Roman"/>
                <w:color w:val="FFFFAA"/>
                <w:shd w:val="clear" w:fill="333333"/>
              </w:rPr>
              <w:t>get</w:t>
            </w:r>
            <w:r>
              <w:rPr>
                <w:rFonts w:hint="default" w:ascii="Times New Roman" w:hAnsi="Times New Roman" w:eastAsia="Consolas" w:cs="Times New Roman"/>
                <w:color w:val="FFFFFF"/>
                <w:shd w:val="clear" w:fill="333333"/>
              </w:rPr>
              <w:t>(</w:t>
            </w:r>
            <w:r>
              <w:rPr>
                <w:rFonts w:hint="default" w:ascii="Times New Roman" w:hAnsi="Times New Roman" w:eastAsia="Consolas" w:cs="Times New Roman"/>
                <w:color w:val="A2FCA2"/>
                <w:shd w:val="clear" w:fill="333333"/>
              </w:rPr>
              <w:t>'lesson'</w:t>
            </w:r>
            <w:r>
              <w:rPr>
                <w:rFonts w:hint="default" w:ascii="Times New Roman" w:hAnsi="Times New Roman" w:eastAsia="Consolas" w:cs="Times New Roman"/>
                <w:color w:val="FFFFFF"/>
                <w:shd w:val="clear" w:fill="333333"/>
              </w:rPr>
              <w:t>, {}).</w:t>
            </w:r>
            <w:r>
              <w:rPr>
                <w:rFonts w:hint="default" w:ascii="Times New Roman" w:hAnsi="Times New Roman" w:eastAsia="Consolas" w:cs="Times New Roman"/>
                <w:color w:val="FFFFAA"/>
                <w:shd w:val="clear" w:fill="333333"/>
              </w:rPr>
              <w:t>get</w:t>
            </w:r>
            <w:r>
              <w:rPr>
                <w:rFonts w:hint="default" w:ascii="Times New Roman" w:hAnsi="Times New Roman" w:eastAsia="Consolas" w:cs="Times New Roman"/>
                <w:color w:val="FFFFFF"/>
                <w:shd w:val="clear" w:fill="333333"/>
              </w:rPr>
              <w:t>(</w:t>
            </w:r>
            <w:r>
              <w:rPr>
                <w:rFonts w:hint="default" w:ascii="Times New Roman" w:hAnsi="Times New Roman" w:eastAsia="Consolas" w:cs="Times New Roman"/>
                <w:color w:val="A2FCA2"/>
                <w:shd w:val="clear" w:fill="333333"/>
              </w:rPr>
              <w:t>'id'</w:t>
            </w:r>
            <w:r>
              <w:rPr>
                <w:rFonts w:hint="default" w:ascii="Times New Roman" w:hAnsi="Times New Roman" w:eastAsia="Consolas" w:cs="Times New Roman"/>
                <w:color w:val="FFFFFF"/>
                <w:shd w:val="clear" w:fill="333333"/>
              </w:rPr>
              <w:t>)</w:t>
            </w:r>
            <w:r>
              <w:rPr>
                <w:rFonts w:hint="default" w:ascii="Times New Roman" w:hAnsi="Times New Roman" w:eastAsia="Consolas" w:cs="Times New Roman"/>
                <w:color w:val="FFFFFF"/>
                <w:shd w:val="clear" w:fill="333333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color w:val="FFFFFF"/>
                <w:shd w:val="clear" w:fill="333333"/>
              </w:rPr>
              <w:t xml:space="preserve">   username = session.</w:t>
            </w:r>
            <w:r>
              <w:rPr>
                <w:rFonts w:hint="default" w:ascii="Times New Roman" w:hAnsi="Times New Roman" w:eastAsia="Consolas" w:cs="Times New Roman"/>
                <w:color w:val="FFFFAA"/>
                <w:shd w:val="clear" w:fill="333333"/>
              </w:rPr>
              <w:t>get</w:t>
            </w:r>
            <w:r>
              <w:rPr>
                <w:rFonts w:hint="default" w:ascii="Times New Roman" w:hAnsi="Times New Roman" w:eastAsia="Consolas" w:cs="Times New Roman"/>
                <w:color w:val="FFFFFF"/>
                <w:shd w:val="clear" w:fill="333333"/>
              </w:rPr>
              <w:t>(</w:t>
            </w:r>
            <w:r>
              <w:rPr>
                <w:rFonts w:hint="default" w:ascii="Times New Roman" w:hAnsi="Times New Roman" w:eastAsia="Consolas" w:cs="Times New Roman"/>
                <w:color w:val="A2FCA2"/>
                <w:shd w:val="clear" w:fill="333333"/>
              </w:rPr>
              <w:t>'curent_user'</w:t>
            </w:r>
            <w:r>
              <w:rPr>
                <w:rFonts w:hint="default" w:ascii="Times New Roman" w:hAnsi="Times New Roman" w:eastAsia="Consolas" w:cs="Times New Roman"/>
                <w:color w:val="FFFFFF"/>
                <w:shd w:val="clear" w:fill="333333"/>
              </w:rPr>
              <w:t>)</w:t>
            </w:r>
            <w:r>
              <w:rPr>
                <w:rFonts w:hint="default" w:ascii="Times New Roman" w:hAnsi="Times New Roman" w:eastAsia="Consolas" w:cs="Times New Roman"/>
                <w:color w:val="FFFFFF"/>
                <w:shd w:val="clear" w:fill="333333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color w:val="FFFFFF"/>
                <w:shd w:val="clear" w:fill="333333"/>
              </w:rPr>
              <w:t xml:space="preserve">   experience = session.</w:t>
            </w:r>
            <w:r>
              <w:rPr>
                <w:rFonts w:hint="default" w:ascii="Times New Roman" w:hAnsi="Times New Roman" w:eastAsia="Consolas" w:cs="Times New Roman"/>
                <w:color w:val="FFFFAA"/>
                <w:shd w:val="clear" w:fill="333333"/>
              </w:rPr>
              <w:t>get</w:t>
            </w:r>
            <w:r>
              <w:rPr>
                <w:rFonts w:hint="default" w:ascii="Times New Roman" w:hAnsi="Times New Roman" w:eastAsia="Consolas" w:cs="Times New Roman"/>
                <w:color w:val="FFFFFF"/>
                <w:shd w:val="clear" w:fill="333333"/>
              </w:rPr>
              <w:t>(</w:t>
            </w:r>
            <w:r>
              <w:rPr>
                <w:rFonts w:hint="default" w:ascii="Times New Roman" w:hAnsi="Times New Roman" w:eastAsia="Consolas" w:cs="Times New Roman"/>
                <w:color w:val="A2FCA2"/>
                <w:shd w:val="clear" w:fill="333333"/>
              </w:rPr>
              <w:t>'experience'</w:t>
            </w:r>
            <w:r>
              <w:rPr>
                <w:rFonts w:hint="default" w:ascii="Times New Roman" w:hAnsi="Times New Roman" w:eastAsia="Consolas" w:cs="Times New Roman"/>
                <w:color w:val="FFFFFF"/>
                <w:shd w:val="clear" w:fill="333333"/>
              </w:rPr>
              <w:t xml:space="preserve">, </w:t>
            </w:r>
            <w:r>
              <w:rPr>
                <w:rFonts w:hint="default" w:ascii="Times New Roman" w:hAnsi="Times New Roman" w:eastAsia="Consolas" w:cs="Times New Roman"/>
                <w:color w:val="D36363"/>
                <w:shd w:val="clear" w:fill="333333"/>
              </w:rPr>
              <w:t>0</w:t>
            </w:r>
            <w:r>
              <w:rPr>
                <w:rFonts w:hint="default" w:ascii="Times New Roman" w:hAnsi="Times New Roman" w:eastAsia="Consolas" w:cs="Times New Roman"/>
                <w:color w:val="FFFFFF"/>
                <w:shd w:val="clear" w:fill="333333"/>
              </w:rPr>
              <w:t>)</w:t>
            </w:r>
            <w:r>
              <w:rPr>
                <w:rFonts w:hint="default" w:ascii="Times New Roman" w:hAnsi="Times New Roman" w:eastAsia="Consolas" w:cs="Times New Roman"/>
                <w:color w:val="FFFFFF"/>
                <w:shd w:val="clear" w:fill="333333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color w:val="FFFFFF"/>
                <w:shd w:val="clear" w:fill="333333"/>
              </w:rPr>
              <w:t xml:space="preserve">   messages_id = session.</w:t>
            </w:r>
            <w:r>
              <w:rPr>
                <w:rFonts w:hint="default" w:ascii="Times New Roman" w:hAnsi="Times New Roman" w:eastAsia="Consolas" w:cs="Times New Roman"/>
                <w:color w:val="FFFFAA"/>
                <w:shd w:val="clear" w:fill="333333"/>
              </w:rPr>
              <w:t>get</w:t>
            </w:r>
            <w:r>
              <w:rPr>
                <w:rFonts w:hint="default" w:ascii="Times New Roman" w:hAnsi="Times New Roman" w:eastAsia="Consolas" w:cs="Times New Roman"/>
                <w:color w:val="FFFFFF"/>
                <w:shd w:val="clear" w:fill="333333"/>
              </w:rPr>
              <w:t>(</w:t>
            </w:r>
            <w:r>
              <w:rPr>
                <w:rFonts w:hint="default" w:ascii="Times New Roman" w:hAnsi="Times New Roman" w:eastAsia="Consolas" w:cs="Times New Roman"/>
                <w:color w:val="A2FCA2"/>
                <w:shd w:val="clear" w:fill="333333"/>
              </w:rPr>
              <w:t>'messages_id'</w:t>
            </w:r>
            <w:r>
              <w:rPr>
                <w:rFonts w:hint="default" w:ascii="Times New Roman" w:hAnsi="Times New Roman" w:eastAsia="Consolas" w:cs="Times New Roman"/>
                <w:color w:val="FFFFFF"/>
                <w:shd w:val="clear" w:fill="333333"/>
              </w:rPr>
              <w:t>, [])</w:t>
            </w:r>
            <w:r>
              <w:rPr>
                <w:rFonts w:hint="default" w:ascii="Times New Roman" w:hAnsi="Times New Roman" w:eastAsia="Consolas" w:cs="Times New Roman"/>
                <w:color w:val="FFFFFF"/>
                <w:shd w:val="clear" w:fill="333333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color w:val="FFFFFF"/>
                <w:shd w:val="clear" w:fill="333333"/>
              </w:rPr>
              <w:t xml:space="preserve">   answers = session.</w:t>
            </w:r>
            <w:r>
              <w:rPr>
                <w:rFonts w:hint="default" w:ascii="Times New Roman" w:hAnsi="Times New Roman" w:eastAsia="Consolas" w:cs="Times New Roman"/>
                <w:color w:val="FFFFAA"/>
                <w:shd w:val="clear" w:fill="333333"/>
              </w:rPr>
              <w:t>get</w:t>
            </w:r>
            <w:r>
              <w:rPr>
                <w:rFonts w:hint="default" w:ascii="Times New Roman" w:hAnsi="Times New Roman" w:eastAsia="Consolas" w:cs="Times New Roman"/>
                <w:color w:val="FFFFFF"/>
                <w:shd w:val="clear" w:fill="333333"/>
              </w:rPr>
              <w:t>(</w:t>
            </w:r>
            <w:r>
              <w:rPr>
                <w:rFonts w:hint="default" w:ascii="Times New Roman" w:hAnsi="Times New Roman" w:eastAsia="Consolas" w:cs="Times New Roman"/>
                <w:color w:val="A2FCA2"/>
                <w:shd w:val="clear" w:fill="333333"/>
              </w:rPr>
              <w:t>'answers'</w:t>
            </w:r>
            <w:r>
              <w:rPr>
                <w:rFonts w:hint="default" w:ascii="Times New Roman" w:hAnsi="Times New Roman" w:eastAsia="Consolas" w:cs="Times New Roman"/>
                <w:color w:val="FFFFFF"/>
                <w:shd w:val="clear" w:fill="333333"/>
              </w:rPr>
              <w:t>, {})</w:t>
            </w:r>
            <w:r>
              <w:rPr>
                <w:rFonts w:hint="default" w:ascii="Times New Roman" w:hAnsi="Times New Roman" w:eastAsia="Consolas" w:cs="Times New Roman"/>
                <w:color w:val="FFFFFF"/>
                <w:shd w:val="clear" w:fill="333333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color w:val="FFFFFF"/>
                <w:shd w:val="clear" w:fill="333333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color w:val="FFFFFF"/>
                <w:shd w:val="clear" w:fill="333333"/>
              </w:rPr>
              <w:t xml:space="preserve">   </w:t>
            </w:r>
            <w:r>
              <w:rPr>
                <w:rFonts w:hint="default" w:ascii="Times New Roman" w:hAnsi="Times New Roman" w:eastAsia="Consolas" w:cs="Times New Roman"/>
                <w:color w:val="FCC28C"/>
                <w:shd w:val="clear" w:fill="333333"/>
              </w:rPr>
              <w:t>if</w:t>
            </w:r>
            <w:r>
              <w:rPr>
                <w:rFonts w:hint="default" w:ascii="Times New Roman" w:hAnsi="Times New Roman" w:eastAsia="Consolas" w:cs="Times New Roman"/>
                <w:color w:val="FFFFFF"/>
                <w:shd w:val="clear" w:fill="333333"/>
              </w:rPr>
              <w:t xml:space="preserve"> not testing_id </w:t>
            </w:r>
            <w:r>
              <w:rPr>
                <w:rFonts w:hint="default" w:ascii="Times New Roman" w:hAnsi="Times New Roman" w:eastAsia="Consolas" w:cs="Times New Roman"/>
                <w:color w:val="FFFFAA"/>
                <w:shd w:val="clear" w:fill="333333"/>
              </w:rPr>
              <w:t>or</w:t>
            </w:r>
            <w:r>
              <w:rPr>
                <w:rFonts w:hint="default" w:ascii="Times New Roman" w:hAnsi="Times New Roman" w:eastAsia="Consolas" w:cs="Times New Roman"/>
                <w:color w:val="FFFFFF"/>
                <w:shd w:val="clear" w:fill="333333"/>
              </w:rPr>
              <w:t xml:space="preserve"> not username </w:t>
            </w:r>
            <w:r>
              <w:rPr>
                <w:rFonts w:hint="default" w:ascii="Times New Roman" w:hAnsi="Times New Roman" w:eastAsia="Consolas" w:cs="Times New Roman"/>
                <w:color w:val="FFFFAA"/>
                <w:shd w:val="clear" w:fill="333333"/>
              </w:rPr>
              <w:t>or</w:t>
            </w:r>
            <w:r>
              <w:rPr>
                <w:rFonts w:hint="default" w:ascii="Times New Roman" w:hAnsi="Times New Roman" w:eastAsia="Consolas" w:cs="Times New Roman"/>
                <w:color w:val="FFFFFF"/>
                <w:shd w:val="clear" w:fill="333333"/>
              </w:rPr>
              <w:t xml:space="preserve"> not messages_id:</w:t>
            </w:r>
            <w:r>
              <w:rPr>
                <w:rFonts w:hint="default" w:ascii="Times New Roman" w:hAnsi="Times New Roman" w:eastAsia="Consolas" w:cs="Times New Roman"/>
                <w:color w:val="FFFFFF"/>
                <w:shd w:val="clear" w:fill="333333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color w:val="FFFFFF"/>
                <w:shd w:val="clear" w:fill="333333"/>
              </w:rPr>
              <w:t xml:space="preserve">       </w:t>
            </w:r>
            <w:r>
              <w:rPr>
                <w:rFonts w:hint="default" w:ascii="Times New Roman" w:hAnsi="Times New Roman" w:eastAsia="Consolas" w:cs="Times New Roman"/>
                <w:color w:val="FCC28C"/>
                <w:shd w:val="clear" w:fill="333333"/>
              </w:rPr>
              <w:t>print</w:t>
            </w:r>
            <w:r>
              <w:rPr>
                <w:rFonts w:hint="default" w:ascii="Times New Roman" w:hAnsi="Times New Roman" w:eastAsia="Consolas" w:cs="Times New Roman"/>
                <w:color w:val="FFFFFF"/>
                <w:shd w:val="clear" w:fill="333333"/>
              </w:rPr>
              <w:t>(</w:t>
            </w:r>
            <w:r>
              <w:rPr>
                <w:rFonts w:hint="default" w:ascii="Times New Roman" w:hAnsi="Times New Roman" w:eastAsia="Consolas" w:cs="Times New Roman"/>
                <w:color w:val="A2FCA2"/>
                <w:shd w:val="clear" w:fill="333333"/>
              </w:rPr>
              <w:t>"DEBUG: Недостаточно данных для сохранения"</w:t>
            </w:r>
            <w:r>
              <w:rPr>
                <w:rFonts w:hint="default" w:ascii="Times New Roman" w:hAnsi="Times New Roman" w:eastAsia="Consolas" w:cs="Times New Roman"/>
                <w:color w:val="FFFFFF"/>
                <w:shd w:val="clear" w:fill="333333"/>
              </w:rPr>
              <w:t>)</w:t>
            </w:r>
            <w:r>
              <w:rPr>
                <w:rFonts w:hint="default" w:ascii="Times New Roman" w:hAnsi="Times New Roman" w:eastAsia="Consolas" w:cs="Times New Roman"/>
                <w:color w:val="FFFFFF"/>
                <w:shd w:val="clear" w:fill="333333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color w:val="FFFFFF"/>
                <w:shd w:val="clear" w:fill="333333"/>
              </w:rPr>
              <w:t xml:space="preserve">       </w:t>
            </w:r>
            <w:r>
              <w:rPr>
                <w:rFonts w:hint="default" w:ascii="Times New Roman" w:hAnsi="Times New Roman" w:eastAsia="Consolas" w:cs="Times New Roman"/>
                <w:color w:val="FCC28C"/>
                <w:shd w:val="clear" w:fill="333333"/>
              </w:rPr>
              <w:t>return</w:t>
            </w:r>
            <w:r>
              <w:rPr>
                <w:rFonts w:hint="default" w:ascii="Times New Roman" w:hAnsi="Times New Roman" w:eastAsia="Consolas" w:cs="Times New Roman"/>
                <w:color w:val="FFFFFF"/>
                <w:shd w:val="clear" w:fill="333333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color w:val="FFFFFF"/>
                <w:shd w:val="clear" w:fill="333333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color w:val="FFFFFF"/>
                <w:shd w:val="clear" w:fill="333333"/>
              </w:rPr>
              <w:t xml:space="preserve">   user = User.query.</w:t>
            </w:r>
            <w:r>
              <w:rPr>
                <w:rFonts w:hint="default" w:ascii="Times New Roman" w:hAnsi="Times New Roman" w:eastAsia="Consolas" w:cs="Times New Roman"/>
                <w:color w:val="FFFFAA"/>
                <w:shd w:val="clear" w:fill="333333"/>
              </w:rPr>
              <w:t>filter</w:t>
            </w:r>
            <w:r>
              <w:rPr>
                <w:rFonts w:hint="default" w:ascii="Times New Roman" w:hAnsi="Times New Roman" w:eastAsia="Consolas" w:cs="Times New Roman"/>
                <w:color w:val="FFFFFF"/>
                <w:shd w:val="clear" w:fill="333333"/>
              </w:rPr>
              <w:t>(User.username == username).</w:t>
            </w:r>
            <w:r>
              <w:rPr>
                <w:rFonts w:hint="default" w:ascii="Times New Roman" w:hAnsi="Times New Roman" w:eastAsia="Consolas" w:cs="Times New Roman"/>
                <w:color w:val="FCC28C"/>
                <w:shd w:val="clear" w:fill="333333"/>
              </w:rPr>
              <w:t>first</w:t>
            </w:r>
            <w:r>
              <w:rPr>
                <w:rFonts w:hint="default" w:ascii="Times New Roman" w:hAnsi="Times New Roman" w:eastAsia="Consolas" w:cs="Times New Roman"/>
                <w:color w:val="FFFFFF"/>
                <w:shd w:val="clear" w:fill="333333"/>
              </w:rPr>
              <w:t>()</w:t>
            </w:r>
            <w:r>
              <w:rPr>
                <w:rFonts w:hint="default" w:ascii="Times New Roman" w:hAnsi="Times New Roman" w:eastAsia="Consolas" w:cs="Times New Roman"/>
                <w:color w:val="FFFFFF"/>
                <w:shd w:val="clear" w:fill="333333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color w:val="FFFFFF"/>
                <w:shd w:val="clear" w:fill="333333"/>
              </w:rPr>
              <w:t xml:space="preserve">   </w:t>
            </w:r>
            <w:r>
              <w:rPr>
                <w:rFonts w:hint="default" w:ascii="Times New Roman" w:hAnsi="Times New Roman" w:eastAsia="Consolas" w:cs="Times New Roman"/>
                <w:color w:val="FCC28C"/>
                <w:shd w:val="clear" w:fill="333333"/>
              </w:rPr>
              <w:t>if</w:t>
            </w:r>
            <w:r>
              <w:rPr>
                <w:rFonts w:hint="default" w:ascii="Times New Roman" w:hAnsi="Times New Roman" w:eastAsia="Consolas" w:cs="Times New Roman"/>
                <w:color w:val="FFFFFF"/>
                <w:shd w:val="clear" w:fill="333333"/>
              </w:rPr>
              <w:t xml:space="preserve"> not user:</w:t>
            </w:r>
            <w:r>
              <w:rPr>
                <w:rFonts w:hint="default" w:ascii="Times New Roman" w:hAnsi="Times New Roman" w:eastAsia="Consolas" w:cs="Times New Roman"/>
                <w:color w:val="FFFFFF"/>
                <w:shd w:val="clear" w:fill="333333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color w:val="FFFFFF"/>
                <w:shd w:val="clear" w:fill="333333"/>
              </w:rPr>
              <w:t xml:space="preserve">       </w:t>
            </w:r>
            <w:r>
              <w:rPr>
                <w:rFonts w:hint="default" w:ascii="Times New Roman" w:hAnsi="Times New Roman" w:eastAsia="Consolas" w:cs="Times New Roman"/>
                <w:color w:val="FCC28C"/>
                <w:shd w:val="clear" w:fill="333333"/>
              </w:rPr>
              <w:t>print</w:t>
            </w:r>
            <w:r>
              <w:rPr>
                <w:rFonts w:hint="default" w:ascii="Times New Roman" w:hAnsi="Times New Roman" w:eastAsia="Consolas" w:cs="Times New Roman"/>
                <w:color w:val="FFFFFF"/>
                <w:shd w:val="clear" w:fill="333333"/>
              </w:rPr>
              <w:t>(</w:t>
            </w:r>
            <w:r>
              <w:rPr>
                <w:rFonts w:hint="default" w:ascii="Times New Roman" w:hAnsi="Times New Roman" w:eastAsia="Consolas" w:cs="Times New Roman"/>
                <w:color w:val="A2FCA2"/>
                <w:shd w:val="clear" w:fill="333333"/>
              </w:rPr>
              <w:t>"DEBUG: Пользователь не найден"</w:t>
            </w:r>
            <w:r>
              <w:rPr>
                <w:rFonts w:hint="default" w:ascii="Times New Roman" w:hAnsi="Times New Roman" w:eastAsia="Consolas" w:cs="Times New Roman"/>
                <w:color w:val="FFFFFF"/>
                <w:shd w:val="clear" w:fill="333333"/>
              </w:rPr>
              <w:t>)</w:t>
            </w:r>
            <w:r>
              <w:rPr>
                <w:rFonts w:hint="default" w:ascii="Times New Roman" w:hAnsi="Times New Roman" w:eastAsia="Consolas" w:cs="Times New Roman"/>
                <w:color w:val="FFFFFF"/>
                <w:shd w:val="clear" w:fill="333333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color w:val="FFFFFF"/>
                <w:shd w:val="clear" w:fill="333333"/>
              </w:rPr>
              <w:t xml:space="preserve">       </w:t>
            </w:r>
            <w:r>
              <w:rPr>
                <w:rFonts w:hint="default" w:ascii="Times New Roman" w:hAnsi="Times New Roman" w:eastAsia="Consolas" w:cs="Times New Roman"/>
                <w:color w:val="FCC28C"/>
                <w:shd w:val="clear" w:fill="333333"/>
              </w:rPr>
              <w:t>return</w:t>
            </w:r>
            <w:r>
              <w:rPr>
                <w:rFonts w:hint="default" w:ascii="Times New Roman" w:hAnsi="Times New Roman" w:eastAsia="Consolas" w:cs="Times New Roman"/>
                <w:color w:val="FFFFFF"/>
                <w:shd w:val="clear" w:fill="333333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color w:val="FFFFFF"/>
                <w:shd w:val="clear" w:fill="333333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color w:val="FFFFFF"/>
                <w:shd w:val="clear" w:fill="333333"/>
              </w:rPr>
              <w:t xml:space="preserve">   </w:t>
            </w:r>
            <w:r>
              <w:rPr>
                <w:rFonts w:hint="default" w:ascii="Times New Roman" w:hAnsi="Times New Roman" w:eastAsia="Consolas" w:cs="Times New Roman"/>
                <w:color w:val="FCC28C"/>
                <w:shd w:val="clear" w:fill="333333"/>
              </w:rPr>
              <w:t>messages</w:t>
            </w:r>
            <w:r>
              <w:rPr>
                <w:rFonts w:hint="default" w:ascii="Times New Roman" w:hAnsi="Times New Roman" w:eastAsia="Consolas" w:cs="Times New Roman"/>
                <w:color w:val="FFFFFF"/>
                <w:shd w:val="clear" w:fill="333333"/>
              </w:rPr>
              <w:t xml:space="preserve"> = [Message.query.</w:t>
            </w:r>
            <w:r>
              <w:rPr>
                <w:rFonts w:hint="default" w:ascii="Times New Roman" w:hAnsi="Times New Roman" w:eastAsia="Consolas" w:cs="Times New Roman"/>
                <w:color w:val="FFFFAA"/>
                <w:shd w:val="clear" w:fill="333333"/>
              </w:rPr>
              <w:t>get</w:t>
            </w:r>
            <w:r>
              <w:rPr>
                <w:rFonts w:hint="default" w:ascii="Times New Roman" w:hAnsi="Times New Roman" w:eastAsia="Consolas" w:cs="Times New Roman"/>
                <w:color w:val="FFFFFF"/>
                <w:shd w:val="clear" w:fill="333333"/>
              </w:rPr>
              <w:t xml:space="preserve">(mid) </w:t>
            </w:r>
            <w:r>
              <w:rPr>
                <w:rFonts w:hint="default" w:ascii="Times New Roman" w:hAnsi="Times New Roman" w:eastAsia="Consolas" w:cs="Times New Roman"/>
                <w:color w:val="FCC28C"/>
                <w:shd w:val="clear" w:fill="333333"/>
              </w:rPr>
              <w:t>for</w:t>
            </w:r>
            <w:r>
              <w:rPr>
                <w:rFonts w:hint="default" w:ascii="Times New Roman" w:hAnsi="Times New Roman" w:eastAsia="Consolas" w:cs="Times New Roman"/>
                <w:color w:val="FFFFFF"/>
                <w:shd w:val="clear" w:fill="333333"/>
              </w:rPr>
              <w:t xml:space="preserve"> mid in messages_id]</w:t>
            </w:r>
            <w:r>
              <w:rPr>
                <w:rFonts w:hint="default" w:ascii="Times New Roman" w:hAnsi="Times New Roman" w:eastAsia="Consolas" w:cs="Times New Roman"/>
                <w:color w:val="FFFFFF"/>
                <w:shd w:val="clear" w:fill="333333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color w:val="FFFFFF"/>
                <w:shd w:val="clear" w:fill="333333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color w:val="FFFFFF"/>
                <w:shd w:val="clear" w:fill="333333"/>
              </w:rPr>
              <w:t xml:space="preserve">   correct_ids = []</w:t>
            </w:r>
            <w:r>
              <w:rPr>
                <w:rFonts w:hint="default" w:ascii="Times New Roman" w:hAnsi="Times New Roman" w:eastAsia="Consolas" w:cs="Times New Roman"/>
                <w:color w:val="FFFFFF"/>
                <w:shd w:val="clear" w:fill="333333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color w:val="FFFFFF"/>
                <w:shd w:val="clear" w:fill="333333"/>
              </w:rPr>
              <w:t xml:space="preserve">   wrong_ids = []</w:t>
            </w:r>
            <w:r>
              <w:rPr>
                <w:rFonts w:hint="default" w:ascii="Times New Roman" w:hAnsi="Times New Roman" w:eastAsia="Consolas" w:cs="Times New Roman"/>
                <w:color w:val="FFFFFF"/>
                <w:shd w:val="clear" w:fill="333333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color w:val="FFFFFF"/>
                <w:shd w:val="clear" w:fill="333333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color w:val="FFFFFF"/>
                <w:shd w:val="clear" w:fill="333333"/>
              </w:rPr>
              <w:t xml:space="preserve">   </w:t>
            </w:r>
            <w:r>
              <w:rPr>
                <w:rFonts w:hint="default" w:ascii="Times New Roman" w:hAnsi="Times New Roman" w:eastAsia="Consolas" w:cs="Times New Roman"/>
                <w:color w:val="FCC28C"/>
                <w:shd w:val="clear" w:fill="333333"/>
              </w:rPr>
              <w:t>for</w:t>
            </w:r>
            <w:r>
              <w:rPr>
                <w:rFonts w:hint="default" w:ascii="Times New Roman" w:hAnsi="Times New Roman" w:eastAsia="Consolas" w:cs="Times New Roman"/>
                <w:color w:val="FFFFFF"/>
                <w:shd w:val="clear" w:fill="333333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color w:val="FCC28C"/>
                <w:shd w:val="clear" w:fill="333333"/>
              </w:rPr>
              <w:t>m</w:t>
            </w:r>
            <w:r>
              <w:rPr>
                <w:rFonts w:hint="default" w:ascii="Times New Roman" w:hAnsi="Times New Roman" w:eastAsia="Consolas" w:cs="Times New Roman"/>
                <w:color w:val="FFFFFF"/>
                <w:shd w:val="clear" w:fill="333333"/>
              </w:rPr>
              <w:t xml:space="preserve"> in message</w:t>
            </w:r>
            <w:r>
              <w:rPr>
                <w:rFonts w:hint="default" w:ascii="Times New Roman" w:hAnsi="Times New Roman" w:eastAsia="Consolas" w:cs="Times New Roman"/>
                <w:color w:val="ADE5FC"/>
                <w:shd w:val="clear" w:fill="333333"/>
              </w:rPr>
              <w:t>s:</w:t>
            </w:r>
            <w:r>
              <w:rPr>
                <w:rFonts w:hint="default" w:ascii="Times New Roman" w:hAnsi="Times New Roman" w:eastAsia="Consolas" w:cs="Times New Roman"/>
                <w:color w:val="FFFFFF"/>
                <w:shd w:val="clear" w:fill="333333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color w:val="FFFFFF"/>
                <w:shd w:val="clear" w:fill="333333"/>
              </w:rPr>
              <w:t xml:space="preserve">       user_answer = answers.</w:t>
            </w:r>
            <w:r>
              <w:rPr>
                <w:rFonts w:hint="default" w:ascii="Times New Roman" w:hAnsi="Times New Roman" w:eastAsia="Consolas" w:cs="Times New Roman"/>
                <w:color w:val="FFFFAA"/>
                <w:shd w:val="clear" w:fill="333333"/>
              </w:rPr>
              <w:t>get</w:t>
            </w:r>
            <w:r>
              <w:rPr>
                <w:rFonts w:hint="default" w:ascii="Times New Roman" w:hAnsi="Times New Roman" w:eastAsia="Consolas" w:cs="Times New Roman"/>
                <w:color w:val="FFFFFF"/>
                <w:shd w:val="clear" w:fill="333333"/>
              </w:rPr>
              <w:t>(str(</w:t>
            </w:r>
            <w:r>
              <w:rPr>
                <w:rFonts w:hint="default" w:ascii="Times New Roman" w:hAnsi="Times New Roman" w:eastAsia="Consolas" w:cs="Times New Roman"/>
                <w:color w:val="FCC28C"/>
                <w:shd w:val="clear" w:fill="333333"/>
              </w:rPr>
              <w:t>m</w:t>
            </w:r>
            <w:r>
              <w:rPr>
                <w:rFonts w:hint="default" w:ascii="Times New Roman" w:hAnsi="Times New Roman" w:eastAsia="Consolas" w:cs="Times New Roman"/>
                <w:color w:val="FFFFFF"/>
                <w:shd w:val="clear" w:fill="333333"/>
              </w:rPr>
              <w:t>.id))</w:t>
            </w:r>
            <w:r>
              <w:rPr>
                <w:rFonts w:hint="default" w:ascii="Times New Roman" w:hAnsi="Times New Roman" w:eastAsia="Consolas" w:cs="Times New Roman"/>
                <w:color w:val="FFFFFF"/>
                <w:shd w:val="clear" w:fill="333333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color w:val="FFFFFF"/>
                <w:shd w:val="clear" w:fill="333333"/>
              </w:rPr>
              <w:t xml:space="preserve">       </w:t>
            </w:r>
            <w:r>
              <w:rPr>
                <w:rFonts w:hint="default" w:ascii="Times New Roman" w:hAnsi="Times New Roman" w:eastAsia="Consolas" w:cs="Times New Roman"/>
                <w:color w:val="FCC28C"/>
                <w:shd w:val="clear" w:fill="333333"/>
              </w:rPr>
              <w:t>if</w:t>
            </w:r>
            <w:r>
              <w:rPr>
                <w:rFonts w:hint="default" w:ascii="Times New Roman" w:hAnsi="Times New Roman" w:eastAsia="Consolas" w:cs="Times New Roman"/>
                <w:color w:val="FFFFFF"/>
                <w:shd w:val="clear" w:fill="333333"/>
              </w:rPr>
              <w:t xml:space="preserve"> user_answer:</w:t>
            </w:r>
            <w:r>
              <w:rPr>
                <w:rFonts w:hint="default" w:ascii="Times New Roman" w:hAnsi="Times New Roman" w:eastAsia="Consolas" w:cs="Times New Roman"/>
                <w:color w:val="FFFFFF"/>
                <w:shd w:val="clear" w:fill="333333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color w:val="FFFFFF"/>
                <w:shd w:val="clear" w:fill="333333"/>
              </w:rPr>
              <w:t xml:space="preserve">           is_correct = user_answer == (</w:t>
            </w:r>
            <w:r>
              <w:rPr>
                <w:rFonts w:hint="default" w:ascii="Times New Roman" w:hAnsi="Times New Roman" w:eastAsia="Consolas" w:cs="Times New Roman"/>
                <w:color w:val="A2FCA2"/>
                <w:shd w:val="clear" w:fill="333333"/>
              </w:rPr>
              <w:t>'yes'</w:t>
            </w:r>
            <w:r>
              <w:rPr>
                <w:rFonts w:hint="default" w:ascii="Times New Roman" w:hAnsi="Times New Roman" w:eastAsia="Consolas" w:cs="Times New Roman"/>
                <w:color w:val="FFFFFF"/>
                <w:shd w:val="clear" w:fill="333333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color w:val="FCC28C"/>
                <w:shd w:val="clear" w:fill="333333"/>
              </w:rPr>
              <w:t>if</w:t>
            </w:r>
            <w:r>
              <w:rPr>
                <w:rFonts w:hint="default" w:ascii="Times New Roman" w:hAnsi="Times New Roman" w:eastAsia="Consolas" w:cs="Times New Roman"/>
                <w:color w:val="FFFFFF"/>
                <w:shd w:val="clear" w:fill="333333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color w:val="FCC28C"/>
                <w:shd w:val="clear" w:fill="333333"/>
              </w:rPr>
              <w:t>m</w:t>
            </w:r>
            <w:r>
              <w:rPr>
                <w:rFonts w:hint="default" w:ascii="Times New Roman" w:hAnsi="Times New Roman" w:eastAsia="Consolas" w:cs="Times New Roman"/>
                <w:color w:val="FFFFFF"/>
                <w:shd w:val="clear" w:fill="333333"/>
              </w:rPr>
              <w:t xml:space="preserve">.correct </w:t>
            </w:r>
            <w:r>
              <w:rPr>
                <w:rFonts w:hint="default" w:ascii="Times New Roman" w:hAnsi="Times New Roman" w:eastAsia="Consolas" w:cs="Times New Roman"/>
                <w:color w:val="FCC28C"/>
                <w:shd w:val="clear" w:fill="333333"/>
              </w:rPr>
              <w:t>else</w:t>
            </w:r>
            <w:r>
              <w:rPr>
                <w:rFonts w:hint="default" w:ascii="Times New Roman" w:hAnsi="Times New Roman" w:eastAsia="Consolas" w:cs="Times New Roman"/>
                <w:color w:val="FFFFFF"/>
                <w:shd w:val="clear" w:fill="333333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color w:val="A2FCA2"/>
                <w:shd w:val="clear" w:fill="333333"/>
              </w:rPr>
              <w:t>'no'</w:t>
            </w:r>
            <w:r>
              <w:rPr>
                <w:rFonts w:hint="default" w:ascii="Times New Roman" w:hAnsi="Times New Roman" w:eastAsia="Consolas" w:cs="Times New Roman"/>
                <w:color w:val="FFFFFF"/>
                <w:shd w:val="clear" w:fill="333333"/>
              </w:rPr>
              <w:t>)</w:t>
            </w:r>
            <w:r>
              <w:rPr>
                <w:rFonts w:hint="default" w:ascii="Times New Roman" w:hAnsi="Times New Roman" w:eastAsia="Consolas" w:cs="Times New Roman"/>
                <w:color w:val="FFFFFF"/>
                <w:shd w:val="clear" w:fill="333333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color w:val="FFFFFF"/>
                <w:shd w:val="clear" w:fill="333333"/>
              </w:rPr>
              <w:t xml:space="preserve">           </w:t>
            </w:r>
            <w:r>
              <w:rPr>
                <w:rFonts w:hint="default" w:ascii="Times New Roman" w:hAnsi="Times New Roman" w:eastAsia="Consolas" w:cs="Times New Roman"/>
                <w:color w:val="FCC28C"/>
                <w:shd w:val="clear" w:fill="333333"/>
              </w:rPr>
              <w:t>if</w:t>
            </w:r>
            <w:r>
              <w:rPr>
                <w:rFonts w:hint="default" w:ascii="Times New Roman" w:hAnsi="Times New Roman" w:eastAsia="Consolas" w:cs="Times New Roman"/>
                <w:color w:val="FFFFFF"/>
                <w:shd w:val="clear" w:fill="333333"/>
              </w:rPr>
              <w:t xml:space="preserve"> is_correc</w:t>
            </w:r>
            <w:r>
              <w:rPr>
                <w:rFonts w:hint="default" w:ascii="Times New Roman" w:hAnsi="Times New Roman" w:eastAsia="Consolas" w:cs="Times New Roman"/>
                <w:color w:val="ADE5FC"/>
                <w:shd w:val="clear" w:fill="333333"/>
              </w:rPr>
              <w:t>t:</w:t>
            </w:r>
            <w:r>
              <w:rPr>
                <w:rFonts w:hint="default" w:ascii="Times New Roman" w:hAnsi="Times New Roman" w:eastAsia="Consolas" w:cs="Times New Roman"/>
                <w:color w:val="FFFFFF"/>
                <w:shd w:val="clear" w:fill="333333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color w:val="FFFFFF"/>
                <w:shd w:val="clear" w:fill="333333"/>
              </w:rPr>
              <w:t xml:space="preserve">               correct_ids.</w:t>
            </w:r>
            <w:r>
              <w:rPr>
                <w:rFonts w:hint="default" w:ascii="Times New Roman" w:hAnsi="Times New Roman" w:eastAsia="Consolas" w:cs="Times New Roman"/>
                <w:color w:val="FCC28C"/>
                <w:shd w:val="clear" w:fill="333333"/>
              </w:rPr>
              <w:t>append</w:t>
            </w:r>
            <w:r>
              <w:rPr>
                <w:rFonts w:hint="default" w:ascii="Times New Roman" w:hAnsi="Times New Roman" w:eastAsia="Consolas" w:cs="Times New Roman"/>
                <w:color w:val="FFFFFF"/>
                <w:shd w:val="clear" w:fill="333333"/>
              </w:rPr>
              <w:t>(</w:t>
            </w:r>
            <w:r>
              <w:rPr>
                <w:rFonts w:hint="default" w:ascii="Times New Roman" w:hAnsi="Times New Roman" w:eastAsia="Consolas" w:cs="Times New Roman"/>
                <w:color w:val="FCC28C"/>
                <w:shd w:val="clear" w:fill="333333"/>
              </w:rPr>
              <w:t>m</w:t>
            </w:r>
            <w:r>
              <w:rPr>
                <w:rFonts w:hint="default" w:ascii="Times New Roman" w:hAnsi="Times New Roman" w:eastAsia="Consolas" w:cs="Times New Roman"/>
                <w:color w:val="FFFFFF"/>
                <w:shd w:val="clear" w:fill="333333"/>
              </w:rPr>
              <w:t>.id)</w:t>
            </w:r>
            <w:r>
              <w:rPr>
                <w:rFonts w:hint="default" w:ascii="Times New Roman" w:hAnsi="Times New Roman" w:eastAsia="Consolas" w:cs="Times New Roman"/>
                <w:color w:val="FFFFFF"/>
                <w:shd w:val="clear" w:fill="333333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color w:val="FFFFFF"/>
                <w:shd w:val="clear" w:fill="333333"/>
              </w:rPr>
              <w:t xml:space="preserve">           </w:t>
            </w:r>
            <w:r>
              <w:rPr>
                <w:rFonts w:hint="default" w:ascii="Times New Roman" w:hAnsi="Times New Roman" w:eastAsia="Consolas" w:cs="Times New Roman"/>
                <w:color w:val="FCC28C"/>
                <w:shd w:val="clear" w:fill="333333"/>
              </w:rPr>
              <w:t>else</w:t>
            </w:r>
            <w:r>
              <w:rPr>
                <w:rFonts w:hint="default" w:ascii="Times New Roman" w:hAnsi="Times New Roman" w:eastAsia="Consolas" w:cs="Times New Roman"/>
                <w:color w:val="FFFFFF"/>
                <w:shd w:val="clear" w:fill="333333"/>
              </w:rPr>
              <w:t>:</w:t>
            </w:r>
            <w:r>
              <w:rPr>
                <w:rFonts w:hint="default" w:ascii="Times New Roman" w:hAnsi="Times New Roman" w:eastAsia="Consolas" w:cs="Times New Roman"/>
                <w:color w:val="FFFFFF"/>
                <w:shd w:val="clear" w:fill="333333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color w:val="FFFFFF"/>
                <w:shd w:val="clear" w:fill="333333"/>
              </w:rPr>
              <w:t xml:space="preserve">               wrong_ids.</w:t>
            </w:r>
            <w:r>
              <w:rPr>
                <w:rFonts w:hint="default" w:ascii="Times New Roman" w:hAnsi="Times New Roman" w:eastAsia="Consolas" w:cs="Times New Roman"/>
                <w:color w:val="FCC28C"/>
                <w:shd w:val="clear" w:fill="333333"/>
              </w:rPr>
              <w:t>append</w:t>
            </w:r>
            <w:r>
              <w:rPr>
                <w:rFonts w:hint="default" w:ascii="Times New Roman" w:hAnsi="Times New Roman" w:eastAsia="Consolas" w:cs="Times New Roman"/>
                <w:color w:val="FFFFFF"/>
                <w:shd w:val="clear" w:fill="333333"/>
              </w:rPr>
              <w:t>(</w:t>
            </w:r>
            <w:r>
              <w:rPr>
                <w:rFonts w:hint="default" w:ascii="Times New Roman" w:hAnsi="Times New Roman" w:eastAsia="Consolas" w:cs="Times New Roman"/>
                <w:color w:val="FCC28C"/>
                <w:shd w:val="clear" w:fill="333333"/>
              </w:rPr>
              <w:t>m</w:t>
            </w:r>
            <w:r>
              <w:rPr>
                <w:rFonts w:hint="default" w:ascii="Times New Roman" w:hAnsi="Times New Roman" w:eastAsia="Consolas" w:cs="Times New Roman"/>
                <w:color w:val="FFFFFF"/>
                <w:shd w:val="clear" w:fill="333333"/>
              </w:rPr>
              <w:t>.id)</w:t>
            </w:r>
            <w:r>
              <w:rPr>
                <w:rFonts w:hint="default" w:ascii="Times New Roman" w:hAnsi="Times New Roman" w:eastAsia="Consolas" w:cs="Times New Roman"/>
                <w:color w:val="FFFFFF"/>
                <w:shd w:val="clear" w:fill="333333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color w:val="FFFFFF"/>
                <w:shd w:val="clear" w:fill="333333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color w:val="FFFFFF"/>
                <w:shd w:val="clear" w:fill="333333"/>
              </w:rPr>
              <w:t xml:space="preserve">   </w:t>
            </w:r>
            <w:r>
              <w:rPr>
                <w:rFonts w:hint="default" w:ascii="Times New Roman" w:hAnsi="Times New Roman" w:eastAsia="Consolas" w:cs="Times New Roman"/>
                <w:color w:val="FCC28C"/>
                <w:shd w:val="clear" w:fill="333333"/>
              </w:rPr>
              <w:t>print</w:t>
            </w:r>
            <w:r>
              <w:rPr>
                <w:rFonts w:hint="default" w:ascii="Times New Roman" w:hAnsi="Times New Roman" w:eastAsia="Consolas" w:cs="Times New Roman"/>
                <w:color w:val="FFFFFF"/>
                <w:shd w:val="clear" w:fill="333333"/>
              </w:rPr>
              <w:t>(</w:t>
            </w:r>
            <w:r>
              <w:rPr>
                <w:rFonts w:hint="default" w:ascii="Times New Roman" w:hAnsi="Times New Roman" w:eastAsia="Consolas" w:cs="Times New Roman"/>
                <w:color w:val="FCC28C"/>
                <w:shd w:val="clear" w:fill="333333"/>
              </w:rPr>
              <w:t>f</w:t>
            </w:r>
            <w:r>
              <w:rPr>
                <w:rFonts w:hint="default" w:ascii="Times New Roman" w:hAnsi="Times New Roman" w:eastAsia="Consolas" w:cs="Times New Roman"/>
                <w:color w:val="A2FCA2"/>
                <w:shd w:val="clear" w:fill="333333"/>
              </w:rPr>
              <w:t>"DEBUG: Сохраняем результат в БД - user_id={user.id}, score={experience}"</w:t>
            </w:r>
            <w:r>
              <w:rPr>
                <w:rFonts w:hint="default" w:ascii="Times New Roman" w:hAnsi="Times New Roman" w:eastAsia="Consolas" w:cs="Times New Roman"/>
                <w:color w:val="FFFFFF"/>
                <w:shd w:val="clear" w:fill="333333"/>
              </w:rPr>
              <w:t>)</w:t>
            </w:r>
            <w:r>
              <w:rPr>
                <w:rFonts w:hint="default" w:ascii="Times New Roman" w:hAnsi="Times New Roman" w:eastAsia="Consolas" w:cs="Times New Roman"/>
                <w:color w:val="FFFFFF"/>
                <w:shd w:val="clear" w:fill="333333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color w:val="FFFFFF"/>
                <w:shd w:val="clear" w:fill="333333"/>
              </w:rPr>
              <w:t xml:space="preserve">   </w:t>
            </w:r>
            <w:r>
              <w:rPr>
                <w:rFonts w:hint="default" w:ascii="Times New Roman" w:hAnsi="Times New Roman" w:eastAsia="Consolas" w:cs="Times New Roman"/>
                <w:color w:val="FCC28C"/>
                <w:shd w:val="clear" w:fill="333333"/>
              </w:rPr>
              <w:t>print</w:t>
            </w:r>
            <w:r>
              <w:rPr>
                <w:rFonts w:hint="default" w:ascii="Times New Roman" w:hAnsi="Times New Roman" w:eastAsia="Consolas" w:cs="Times New Roman"/>
                <w:color w:val="FFFFFF"/>
                <w:shd w:val="clear" w:fill="333333"/>
              </w:rPr>
              <w:t>(</w:t>
            </w:r>
            <w:r>
              <w:rPr>
                <w:rFonts w:hint="default" w:ascii="Times New Roman" w:hAnsi="Times New Roman" w:eastAsia="Consolas" w:cs="Times New Roman"/>
                <w:color w:val="FCC28C"/>
                <w:shd w:val="clear" w:fill="333333"/>
              </w:rPr>
              <w:t>f</w:t>
            </w:r>
            <w:r>
              <w:rPr>
                <w:rFonts w:hint="default" w:ascii="Times New Roman" w:hAnsi="Times New Roman" w:eastAsia="Consolas" w:cs="Times New Roman"/>
                <w:color w:val="A2FCA2"/>
                <w:shd w:val="clear" w:fill="333333"/>
              </w:rPr>
              <w:t>"DEBUG: correct_ids={correct_ids}, wrong_ids={wrong_ids}"</w:t>
            </w:r>
            <w:r>
              <w:rPr>
                <w:rFonts w:hint="default" w:ascii="Times New Roman" w:hAnsi="Times New Roman" w:eastAsia="Consolas" w:cs="Times New Roman"/>
                <w:color w:val="FFFFFF"/>
                <w:shd w:val="clear" w:fill="333333"/>
              </w:rPr>
              <w:t>)</w:t>
            </w:r>
            <w:r>
              <w:rPr>
                <w:rFonts w:hint="default" w:ascii="Times New Roman" w:hAnsi="Times New Roman" w:eastAsia="Consolas" w:cs="Times New Roman"/>
                <w:color w:val="FFFFFF"/>
                <w:shd w:val="clear" w:fill="333333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color w:val="FFFFFF"/>
                <w:shd w:val="clear" w:fill="333333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color w:val="FFFFFF"/>
                <w:shd w:val="clear" w:fill="333333"/>
              </w:rPr>
              <w:t xml:space="preserve">   </w:t>
            </w:r>
            <w:r>
              <w:rPr>
                <w:rFonts w:hint="default" w:ascii="Times New Roman" w:hAnsi="Times New Roman" w:eastAsia="Consolas" w:cs="Times New Roman"/>
                <w:color w:val="FCC28C"/>
                <w:shd w:val="clear" w:fill="333333"/>
              </w:rPr>
              <w:t>try</w:t>
            </w:r>
            <w:r>
              <w:rPr>
                <w:rFonts w:hint="default" w:ascii="Times New Roman" w:hAnsi="Times New Roman" w:eastAsia="Consolas" w:cs="Times New Roman"/>
                <w:color w:val="FFFFFF"/>
                <w:shd w:val="clear" w:fill="333333"/>
              </w:rPr>
              <w:t>:</w:t>
            </w:r>
            <w:r>
              <w:rPr>
                <w:rFonts w:hint="default" w:ascii="Times New Roman" w:hAnsi="Times New Roman" w:eastAsia="Consolas" w:cs="Times New Roman"/>
                <w:color w:val="FFFFFF"/>
                <w:shd w:val="clear" w:fill="333333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color w:val="FFFFFF"/>
                <w:shd w:val="clear" w:fill="333333"/>
              </w:rPr>
              <w:t xml:space="preserve">       result = Result(</w:t>
            </w:r>
            <w:r>
              <w:rPr>
                <w:rFonts w:hint="default" w:ascii="Times New Roman" w:hAnsi="Times New Roman" w:eastAsia="Consolas" w:cs="Times New Roman"/>
                <w:color w:val="FFFFFF"/>
                <w:shd w:val="clear" w:fill="333333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color w:val="FFFFFF"/>
                <w:shd w:val="clear" w:fill="333333"/>
              </w:rPr>
              <w:t xml:space="preserve">           testing_id=testing_id,</w:t>
            </w:r>
            <w:r>
              <w:rPr>
                <w:rFonts w:hint="default" w:ascii="Times New Roman" w:hAnsi="Times New Roman" w:eastAsia="Consolas" w:cs="Times New Roman"/>
                <w:color w:val="FFFFFF"/>
                <w:shd w:val="clear" w:fill="333333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color w:val="FFFFFF"/>
                <w:shd w:val="clear" w:fill="333333"/>
              </w:rPr>
              <w:t xml:space="preserve">           lesson_id=lesson_id,</w:t>
            </w:r>
            <w:r>
              <w:rPr>
                <w:rFonts w:hint="default" w:ascii="Times New Roman" w:hAnsi="Times New Roman" w:eastAsia="Consolas" w:cs="Times New Roman"/>
                <w:color w:val="FFFFFF"/>
                <w:shd w:val="clear" w:fill="333333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color w:val="FFFFFF"/>
                <w:shd w:val="clear" w:fill="333333"/>
              </w:rPr>
              <w:t xml:space="preserve">           user_id=user.id,</w:t>
            </w:r>
            <w:r>
              <w:rPr>
                <w:rFonts w:hint="default" w:ascii="Times New Roman" w:hAnsi="Times New Roman" w:eastAsia="Consolas" w:cs="Times New Roman"/>
                <w:color w:val="FFFFFF"/>
                <w:shd w:val="clear" w:fill="333333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color w:val="FFFFFF"/>
                <w:shd w:val="clear" w:fill="333333"/>
              </w:rPr>
              <w:t xml:space="preserve">           score=experience,</w:t>
            </w:r>
            <w:r>
              <w:rPr>
                <w:rFonts w:hint="default" w:ascii="Times New Roman" w:hAnsi="Times New Roman" w:eastAsia="Consolas" w:cs="Times New Roman"/>
                <w:color w:val="FFFFFF"/>
                <w:shd w:val="clear" w:fill="333333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color w:val="FFFFFF"/>
                <w:shd w:val="clear" w:fill="333333"/>
              </w:rPr>
              <w:t xml:space="preserve">           correct_answers_id=correct_ids,</w:t>
            </w:r>
            <w:r>
              <w:rPr>
                <w:rFonts w:hint="default" w:ascii="Times New Roman" w:hAnsi="Times New Roman" w:eastAsia="Consolas" w:cs="Times New Roman"/>
                <w:color w:val="FFFFFF"/>
                <w:shd w:val="clear" w:fill="333333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color w:val="FFFFFF"/>
                <w:shd w:val="clear" w:fill="333333"/>
              </w:rPr>
              <w:t xml:space="preserve">           wrong_answers_id=wrong_ids</w:t>
            </w:r>
            <w:r>
              <w:rPr>
                <w:rFonts w:hint="default" w:ascii="Times New Roman" w:hAnsi="Times New Roman" w:eastAsia="Consolas" w:cs="Times New Roman"/>
                <w:color w:val="FFFFFF"/>
                <w:shd w:val="clear" w:fill="333333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color w:val="FFFFFF"/>
                <w:shd w:val="clear" w:fill="333333"/>
              </w:rPr>
              <w:t xml:space="preserve">       )</w:t>
            </w:r>
            <w:r>
              <w:rPr>
                <w:rFonts w:hint="default" w:ascii="Times New Roman" w:hAnsi="Times New Roman" w:eastAsia="Consolas" w:cs="Times New Roman"/>
                <w:color w:val="FFFFFF"/>
                <w:shd w:val="clear" w:fill="333333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color w:val="FFFFFF"/>
                <w:shd w:val="clear" w:fill="333333"/>
              </w:rPr>
              <w:t xml:space="preserve">       db.session.</w:t>
            </w:r>
            <w:r>
              <w:rPr>
                <w:rFonts w:hint="default" w:ascii="Times New Roman" w:hAnsi="Times New Roman" w:eastAsia="Consolas" w:cs="Times New Roman"/>
                <w:color w:val="FFFFAA"/>
                <w:shd w:val="clear" w:fill="333333"/>
              </w:rPr>
              <w:t>add</w:t>
            </w:r>
            <w:r>
              <w:rPr>
                <w:rFonts w:hint="default" w:ascii="Times New Roman" w:hAnsi="Times New Roman" w:eastAsia="Consolas" w:cs="Times New Roman"/>
                <w:color w:val="FFFFFF"/>
                <w:shd w:val="clear" w:fill="333333"/>
              </w:rPr>
              <w:t>(result)</w:t>
            </w:r>
            <w:r>
              <w:rPr>
                <w:rFonts w:hint="default" w:ascii="Times New Roman" w:hAnsi="Times New Roman" w:eastAsia="Consolas" w:cs="Times New Roman"/>
                <w:color w:val="FFFFFF"/>
                <w:shd w:val="clear" w:fill="333333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color w:val="FFFFFF"/>
                <w:shd w:val="clear" w:fill="333333"/>
              </w:rPr>
              <w:t xml:space="preserve">       db.session.commit()</w:t>
            </w:r>
            <w:r>
              <w:rPr>
                <w:rFonts w:hint="default" w:ascii="Times New Roman" w:hAnsi="Times New Roman" w:eastAsia="Consolas" w:cs="Times New Roman"/>
                <w:color w:val="FFFFFF"/>
                <w:shd w:val="clear" w:fill="333333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color w:val="FFFFFF"/>
                <w:shd w:val="clear" w:fill="333333"/>
              </w:rPr>
              <w:t xml:space="preserve">       </w:t>
            </w:r>
            <w:r>
              <w:rPr>
                <w:rFonts w:hint="default" w:ascii="Times New Roman" w:hAnsi="Times New Roman" w:eastAsia="Consolas" w:cs="Times New Roman"/>
                <w:color w:val="FCC28C"/>
                <w:shd w:val="clear" w:fill="333333"/>
              </w:rPr>
              <w:t>print</w:t>
            </w:r>
            <w:r>
              <w:rPr>
                <w:rFonts w:hint="default" w:ascii="Times New Roman" w:hAnsi="Times New Roman" w:eastAsia="Consolas" w:cs="Times New Roman"/>
                <w:color w:val="FFFFFF"/>
                <w:shd w:val="clear" w:fill="333333"/>
              </w:rPr>
              <w:t>(</w:t>
            </w:r>
            <w:r>
              <w:rPr>
                <w:rFonts w:hint="default" w:ascii="Times New Roman" w:hAnsi="Times New Roman" w:eastAsia="Consolas" w:cs="Times New Roman"/>
                <w:color w:val="A2FCA2"/>
                <w:shd w:val="clear" w:fill="333333"/>
              </w:rPr>
              <w:t>"DEBUG: Результат успешно сохранен в БД"</w:t>
            </w:r>
            <w:r>
              <w:rPr>
                <w:rFonts w:hint="default" w:ascii="Times New Roman" w:hAnsi="Times New Roman" w:eastAsia="Consolas" w:cs="Times New Roman"/>
                <w:color w:val="FFFFFF"/>
                <w:shd w:val="clear" w:fill="333333"/>
              </w:rPr>
              <w:t>)</w:t>
            </w:r>
            <w:r>
              <w:rPr>
                <w:rFonts w:hint="default" w:ascii="Times New Roman" w:hAnsi="Times New Roman" w:eastAsia="Consolas" w:cs="Times New Roman"/>
                <w:color w:val="FFFFFF"/>
                <w:shd w:val="clear" w:fill="333333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color w:val="FFFFFF"/>
                <w:shd w:val="clear" w:fill="333333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color w:val="FFFFFF"/>
                <w:shd w:val="clear" w:fill="333333"/>
              </w:rPr>
              <w:t xml:space="preserve">       session[</w:t>
            </w:r>
            <w:r>
              <w:rPr>
                <w:rFonts w:hint="default" w:ascii="Times New Roman" w:hAnsi="Times New Roman" w:eastAsia="Consolas" w:cs="Times New Roman"/>
                <w:color w:val="A2FCA2"/>
                <w:shd w:val="clear" w:fill="333333"/>
              </w:rPr>
              <w:t>'result_saved_to_db'</w:t>
            </w:r>
            <w:r>
              <w:rPr>
                <w:rFonts w:hint="default" w:ascii="Times New Roman" w:hAnsi="Times New Roman" w:eastAsia="Consolas" w:cs="Times New Roman"/>
                <w:color w:val="FFFFFF"/>
                <w:shd w:val="clear" w:fill="333333"/>
              </w:rPr>
              <w:t>] = True</w:t>
            </w:r>
            <w:r>
              <w:rPr>
                <w:rFonts w:hint="default" w:ascii="Times New Roman" w:hAnsi="Times New Roman" w:eastAsia="Consolas" w:cs="Times New Roman"/>
                <w:color w:val="FFFFFF"/>
                <w:shd w:val="clear" w:fill="333333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color w:val="FFFFFF"/>
                <w:shd w:val="clear" w:fill="333333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color w:val="FFFFFF"/>
                <w:shd w:val="clear" w:fill="333333"/>
              </w:rPr>
              <w:t xml:space="preserve">   except Exception </w:t>
            </w:r>
            <w:r>
              <w:rPr>
                <w:rFonts w:hint="default" w:ascii="Times New Roman" w:hAnsi="Times New Roman" w:eastAsia="Consolas" w:cs="Times New Roman"/>
                <w:color w:val="FCC28C"/>
                <w:shd w:val="clear" w:fill="333333"/>
              </w:rPr>
              <w:t>as</w:t>
            </w:r>
            <w:r>
              <w:rPr>
                <w:rFonts w:hint="default" w:ascii="Times New Roman" w:hAnsi="Times New Roman" w:eastAsia="Consolas" w:cs="Times New Roman"/>
                <w:color w:val="FFFFFF"/>
                <w:shd w:val="clear" w:fill="333333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color w:val="FCC28C"/>
                <w:shd w:val="clear" w:fill="333333"/>
              </w:rPr>
              <w:t>e</w:t>
            </w:r>
            <w:r>
              <w:rPr>
                <w:rFonts w:hint="default" w:ascii="Times New Roman" w:hAnsi="Times New Roman" w:eastAsia="Consolas" w:cs="Times New Roman"/>
                <w:color w:val="FFFFFF"/>
                <w:shd w:val="clear" w:fill="333333"/>
              </w:rPr>
              <w:t>:</w:t>
            </w:r>
            <w:r>
              <w:rPr>
                <w:rFonts w:hint="default" w:ascii="Times New Roman" w:hAnsi="Times New Roman" w:eastAsia="Consolas" w:cs="Times New Roman"/>
                <w:color w:val="FFFFFF"/>
                <w:shd w:val="clear" w:fill="333333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color w:val="FFFFFF"/>
                <w:shd w:val="clear" w:fill="333333"/>
              </w:rPr>
              <w:t xml:space="preserve">       db.session.rollback()</w:t>
            </w:r>
            <w:r>
              <w:rPr>
                <w:rFonts w:hint="default" w:ascii="Times New Roman" w:hAnsi="Times New Roman" w:eastAsia="Consolas" w:cs="Times New Roman"/>
                <w:color w:val="FFFFFF"/>
                <w:shd w:val="clear" w:fill="333333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color w:val="FFFFFF"/>
                <w:shd w:val="clear" w:fill="333333"/>
              </w:rPr>
              <w:t xml:space="preserve">       </w:t>
            </w:r>
            <w:r>
              <w:rPr>
                <w:rFonts w:hint="default" w:ascii="Times New Roman" w:hAnsi="Times New Roman" w:eastAsia="Consolas" w:cs="Times New Roman"/>
                <w:color w:val="FCC28C"/>
                <w:shd w:val="clear" w:fill="333333"/>
              </w:rPr>
              <w:t>print</w:t>
            </w:r>
            <w:r>
              <w:rPr>
                <w:rFonts w:hint="default" w:ascii="Times New Roman" w:hAnsi="Times New Roman" w:eastAsia="Consolas" w:cs="Times New Roman"/>
                <w:color w:val="FFFFFF"/>
                <w:shd w:val="clear" w:fill="333333"/>
              </w:rPr>
              <w:t>(</w:t>
            </w:r>
            <w:r>
              <w:rPr>
                <w:rFonts w:hint="default" w:ascii="Times New Roman" w:hAnsi="Times New Roman" w:eastAsia="Consolas" w:cs="Times New Roman"/>
                <w:color w:val="FCC28C"/>
                <w:shd w:val="clear" w:fill="333333"/>
              </w:rPr>
              <w:t>f</w:t>
            </w:r>
            <w:r>
              <w:rPr>
                <w:rFonts w:hint="default" w:ascii="Times New Roman" w:hAnsi="Times New Roman" w:eastAsia="Consolas" w:cs="Times New Roman"/>
                <w:color w:val="A2FCA2"/>
                <w:shd w:val="clear" w:fill="333333"/>
              </w:rPr>
              <w:t>"DEBUG: Ошибка сохранения в БД: {e}"</w:t>
            </w:r>
            <w:r>
              <w:rPr>
                <w:rFonts w:hint="default" w:ascii="Times New Roman" w:hAnsi="Times New Roman" w:eastAsia="Consolas" w:cs="Times New Roman"/>
                <w:color w:val="FFFFFF"/>
                <w:shd w:val="clear" w:fill="333333"/>
              </w:rPr>
              <w:t>)</w:t>
            </w:r>
          </w:p>
        </w:tc>
      </w:tr>
    </w:tbl>
    <w:p w14:paraId="26AF0226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0" w:line="360" w:lineRule="auto"/>
        <w:ind w:left="0" w:leftChars="0" w:firstLine="0" w:firstLineChars="0"/>
        <w:textAlignment w:val="auto"/>
        <w:rPr>
          <w:rFonts w:hint="default" w:ascii="Times New Roman" w:hAnsi="Times New Roman" w:cs="Times New Roman"/>
          <w:b/>
          <w:bCs/>
          <w:position w:val="0"/>
          <w:sz w:val="28"/>
          <w:szCs w:val="28"/>
          <w:vertAlign w:val="baseline"/>
          <w:lang w:val="ru-RU" w:eastAsia="zh-CN"/>
        </w:rPr>
      </w:pPr>
      <w:bookmarkStart w:id="70" w:name="Листинг_в4"/>
      <w:r>
        <w:rPr>
          <w:rFonts w:hint="default" w:ascii="Times New Roman" w:hAnsi="Times New Roman" w:cs="Times New Roman"/>
          <w:b/>
          <w:bCs/>
          <w:position w:val="0"/>
          <w:sz w:val="28"/>
          <w:szCs w:val="28"/>
          <w:vertAlign w:val="baseline"/>
          <w:lang w:val="ru-RU" w:eastAsia="zh-CN"/>
        </w:rPr>
        <w:t>Листинг В.4</w:t>
      </w:r>
      <w:bookmarkEnd w:id="70"/>
      <w:r>
        <w:rPr>
          <w:rFonts w:hint="default" w:ascii="Times New Roman" w:hAnsi="Times New Roman" w:cs="Times New Roman"/>
          <w:b/>
          <w:bCs/>
          <w:position w:val="0"/>
          <w:sz w:val="28"/>
          <w:szCs w:val="28"/>
          <w:vertAlign w:val="baseline"/>
          <w:lang w:val="ru-RU" w:eastAsia="zh-CN"/>
        </w:rPr>
        <w:t xml:space="preserve"> </w:t>
      </w:r>
    </w:p>
    <w:p w14:paraId="565FB4DA">
      <w:pPr>
        <w:pStyle w:val="3"/>
        <w:keepNext w:val="0"/>
        <w:keepLines w:val="0"/>
        <w:pageBreakBefore w:val="0"/>
        <w:widowControl/>
        <w:shd w:val="clear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0" w:right="0" w:firstLine="0"/>
        <w:jc w:val="left"/>
        <w:textAlignment w:val="auto"/>
        <w:rPr>
          <w:rFonts w:hint="default" w:ascii="Times New Roman" w:hAnsi="Times New Roman" w:eastAsia="Courier New" w:cs="Times New Roman"/>
          <w:color w:val="BCBEC4"/>
        </w:rPr>
      </w:pPr>
      <w:r>
        <w:rPr>
          <w:rFonts w:hint="default" w:ascii="Times New Roman" w:hAnsi="Times New Roman" w:eastAsia="Times New Roman" w:cs="Times New Roman"/>
          <w:b/>
          <w:bCs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8"/>
          <w:szCs w:val="28"/>
          <w:u w:val="none"/>
          <w:shd w:val="clear" w:fill="auto"/>
          <w:vertAlign w:val="baseline"/>
        </w:rPr>
        <w:t xml:space="preserve">Обработчик </w:t>
      </w:r>
      <w:r>
        <w:rPr>
          <w:rFonts w:hint="default" w:ascii="Times New Roman" w:hAnsi="Times New Roman" w:eastAsia="Times New Roman" w:cs="Times New Roman"/>
          <w:b/>
          <w:bCs/>
        </w:rPr>
        <w:t>для демонстрации результатов тестирования</w:t>
      </w:r>
    </w:p>
    <w:tbl>
      <w:tblPr>
        <w:tblStyle w:val="10"/>
        <w:tblW w:w="9354" w:type="dxa"/>
        <w:tblInd w:w="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9354"/>
      </w:tblGrid>
      <w:tr w14:paraId="4981E5ED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9354" w:type="dxa"/>
            <w:shd w:val="clear" w:color="auto" w:fill="333333"/>
          </w:tcPr>
          <w:p w14:paraId="508D8408">
            <w:pPr>
              <w:pStyle w:val="3"/>
              <w:keepNext w:val="0"/>
              <w:keepLines w:val="0"/>
              <w:pageBreakBefore w:val="0"/>
              <w:widowControl w:val="0"/>
              <w:shd w:val="clear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60" w:lineRule="auto"/>
              <w:ind w:left="0" w:right="0" w:firstLine="0"/>
              <w:jc w:val="left"/>
              <w:textAlignment w:val="auto"/>
              <w:rPr>
                <w:rFonts w:hint="default" w:ascii="Times New Roman" w:hAnsi="Times New Roman" w:eastAsia="Courier New" w:cs="Times New Roman"/>
                <w:color w:val="BCBEC4"/>
              </w:rPr>
            </w:pPr>
            <w:r>
              <w:rPr>
                <w:rFonts w:hint="default" w:ascii="Times New Roman" w:hAnsi="Times New Roman" w:eastAsia="Consolas" w:cs="Times New Roman"/>
                <w:color w:val="FFFFFF"/>
                <w:shd w:val="clear" w:fill="333333"/>
              </w:rPr>
              <w:t>@app.route(</w:t>
            </w:r>
            <w:r>
              <w:rPr>
                <w:rFonts w:hint="default" w:ascii="Times New Roman" w:hAnsi="Times New Roman" w:eastAsia="Consolas" w:cs="Times New Roman"/>
                <w:color w:val="A2FCA2"/>
                <w:shd w:val="clear" w:fill="333333"/>
              </w:rPr>
              <w:t>'/dashboard/testing_management/results_detailed/&lt;int:testing_id&gt;'</w:t>
            </w:r>
            <w:r>
              <w:rPr>
                <w:rFonts w:hint="default" w:ascii="Times New Roman" w:hAnsi="Times New Roman" w:eastAsia="Consolas" w:cs="Times New Roman"/>
                <w:color w:val="FFFFFF"/>
                <w:shd w:val="clear" w:fill="333333"/>
              </w:rPr>
              <w:t>)</w:t>
            </w:r>
            <w:r>
              <w:rPr>
                <w:rFonts w:hint="default" w:ascii="Times New Roman" w:hAnsi="Times New Roman" w:eastAsia="Consolas" w:cs="Times New Roman"/>
                <w:color w:val="FFFFFF"/>
                <w:shd w:val="clear" w:fill="333333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color w:val="FFFFFF"/>
                <w:shd w:val="clear" w:fill="333333"/>
              </w:rPr>
              <w:t>def results_detailed(testing_id):</w:t>
            </w:r>
            <w:r>
              <w:rPr>
                <w:rFonts w:hint="default" w:ascii="Times New Roman" w:hAnsi="Times New Roman" w:eastAsia="Consolas" w:cs="Times New Roman"/>
                <w:color w:val="FFFFFF"/>
                <w:shd w:val="clear" w:fill="333333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color w:val="FFFFFF"/>
                <w:shd w:val="clear" w:fill="333333"/>
              </w:rPr>
              <w:t xml:space="preserve">   </w:t>
            </w:r>
            <w:r>
              <w:rPr>
                <w:rFonts w:hint="default" w:ascii="Times New Roman" w:hAnsi="Times New Roman" w:eastAsia="Consolas" w:cs="Times New Roman"/>
                <w:color w:val="FCC28C"/>
                <w:shd w:val="clear" w:fill="333333"/>
              </w:rPr>
              <w:t>if</w:t>
            </w:r>
            <w:r>
              <w:rPr>
                <w:rFonts w:hint="default" w:ascii="Times New Roman" w:hAnsi="Times New Roman" w:eastAsia="Consolas" w:cs="Times New Roman"/>
                <w:color w:val="FFFFFF"/>
                <w:shd w:val="clear" w:fill="333333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color w:val="FFFFAA"/>
                <w:shd w:val="clear" w:fill="333333"/>
              </w:rPr>
              <w:t>not</w:t>
            </w:r>
            <w:r>
              <w:rPr>
                <w:rFonts w:hint="default" w:ascii="Times New Roman" w:hAnsi="Times New Roman" w:eastAsia="Consolas" w:cs="Times New Roman"/>
                <w:color w:val="FFFFFF"/>
                <w:shd w:val="clear" w:fill="333333"/>
              </w:rPr>
              <w:t xml:space="preserve"> check_privileges():</w:t>
            </w:r>
            <w:r>
              <w:rPr>
                <w:rFonts w:hint="default" w:ascii="Times New Roman" w:hAnsi="Times New Roman" w:eastAsia="Consolas" w:cs="Times New Roman"/>
                <w:color w:val="FFFFFF"/>
                <w:shd w:val="clear" w:fill="333333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color w:val="FFFFFF"/>
                <w:shd w:val="clear" w:fill="333333"/>
              </w:rPr>
              <w:t xml:space="preserve">       return redirect(url_for(</w:t>
            </w:r>
            <w:r>
              <w:rPr>
                <w:rFonts w:hint="default" w:ascii="Times New Roman" w:hAnsi="Times New Roman" w:eastAsia="Consolas" w:cs="Times New Roman"/>
                <w:color w:val="A2FCA2"/>
                <w:shd w:val="clear" w:fill="333333"/>
              </w:rPr>
              <w:t>'ErAuth'</w:t>
            </w:r>
            <w:r>
              <w:rPr>
                <w:rFonts w:hint="default" w:ascii="Times New Roman" w:hAnsi="Times New Roman" w:eastAsia="Consolas" w:cs="Times New Roman"/>
                <w:color w:val="FFFFFF"/>
                <w:shd w:val="clear" w:fill="333333"/>
              </w:rPr>
              <w:t>))</w:t>
            </w:r>
            <w:r>
              <w:rPr>
                <w:rFonts w:hint="default" w:ascii="Times New Roman" w:hAnsi="Times New Roman" w:eastAsia="Consolas" w:cs="Times New Roman"/>
                <w:color w:val="FFFFFF"/>
                <w:shd w:val="clear" w:fill="333333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color w:val="FFFFFF"/>
                <w:shd w:val="clear" w:fill="333333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color w:val="FFFFFF"/>
                <w:shd w:val="clear" w:fill="333333"/>
              </w:rPr>
              <w:t xml:space="preserve">   test = Testing.query.get_or_404(testing_id)</w:t>
            </w:r>
            <w:r>
              <w:rPr>
                <w:rFonts w:hint="default" w:ascii="Times New Roman" w:hAnsi="Times New Roman" w:eastAsia="Consolas" w:cs="Times New Roman"/>
                <w:color w:val="FFFFFF"/>
                <w:shd w:val="clear" w:fill="333333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color w:val="FFFFFF"/>
                <w:shd w:val="clear" w:fill="333333"/>
              </w:rPr>
              <w:t xml:space="preserve">   results = Result.query.filter_by(testing_id=testing_id).all()</w:t>
            </w:r>
            <w:r>
              <w:rPr>
                <w:rFonts w:hint="default" w:ascii="Times New Roman" w:hAnsi="Times New Roman" w:eastAsia="Consolas" w:cs="Times New Roman"/>
                <w:color w:val="FFFFFF"/>
                <w:shd w:val="clear" w:fill="333333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color w:val="FFFFFF"/>
                <w:shd w:val="clear" w:fill="333333"/>
              </w:rPr>
              <w:t xml:space="preserve">   groups = </w:t>
            </w:r>
            <w:r>
              <w:rPr>
                <w:rFonts w:hint="default" w:ascii="Times New Roman" w:hAnsi="Times New Roman" w:eastAsia="Consolas" w:cs="Times New Roman"/>
                <w:color w:val="FFFFAA"/>
                <w:shd w:val="clear" w:fill="333333"/>
              </w:rPr>
              <w:t>Group</w:t>
            </w:r>
            <w:r>
              <w:rPr>
                <w:rFonts w:hint="default" w:ascii="Times New Roman" w:hAnsi="Times New Roman" w:eastAsia="Consolas" w:cs="Times New Roman"/>
                <w:color w:val="FFFFFF"/>
                <w:shd w:val="clear" w:fill="333333"/>
              </w:rPr>
              <w:t>.query.filter(</w:t>
            </w:r>
            <w:r>
              <w:rPr>
                <w:rFonts w:hint="default" w:ascii="Times New Roman" w:hAnsi="Times New Roman" w:eastAsia="Consolas" w:cs="Times New Roman"/>
                <w:color w:val="FFFFAA"/>
                <w:shd w:val="clear" w:fill="333333"/>
              </w:rPr>
              <w:t>Group</w:t>
            </w:r>
            <w:r>
              <w:rPr>
                <w:rFonts w:hint="default" w:ascii="Times New Roman" w:hAnsi="Times New Roman" w:eastAsia="Consolas" w:cs="Times New Roman"/>
                <w:color w:val="FFFFFF"/>
                <w:shd w:val="clear" w:fill="333333"/>
              </w:rPr>
              <w:t xml:space="preserve">.id.in_(test.group_id)).all() </w:t>
            </w:r>
            <w:r>
              <w:rPr>
                <w:rFonts w:hint="default" w:ascii="Times New Roman" w:hAnsi="Times New Roman" w:eastAsia="Consolas" w:cs="Times New Roman"/>
                <w:color w:val="FCC28C"/>
                <w:shd w:val="clear" w:fill="333333"/>
              </w:rPr>
              <w:t>if</w:t>
            </w:r>
            <w:r>
              <w:rPr>
                <w:rFonts w:hint="default" w:ascii="Times New Roman" w:hAnsi="Times New Roman" w:eastAsia="Consolas" w:cs="Times New Roman"/>
                <w:color w:val="FFFFFF"/>
                <w:shd w:val="clear" w:fill="333333"/>
              </w:rPr>
              <w:t xml:space="preserve"> test.group_id </w:t>
            </w:r>
            <w:r>
              <w:rPr>
                <w:rFonts w:hint="default" w:ascii="Times New Roman" w:hAnsi="Times New Roman" w:eastAsia="Consolas" w:cs="Times New Roman"/>
                <w:color w:val="FCC28C"/>
                <w:shd w:val="clear" w:fill="333333"/>
              </w:rPr>
              <w:t>else</w:t>
            </w:r>
            <w:r>
              <w:rPr>
                <w:rFonts w:hint="default" w:ascii="Times New Roman" w:hAnsi="Times New Roman" w:eastAsia="Consolas" w:cs="Times New Roman"/>
                <w:color w:val="FFFFFF"/>
                <w:shd w:val="clear" w:fill="333333"/>
              </w:rPr>
              <w:t xml:space="preserve"> []</w:t>
            </w:r>
            <w:r>
              <w:rPr>
                <w:rFonts w:hint="default" w:ascii="Times New Roman" w:hAnsi="Times New Roman" w:eastAsia="Consolas" w:cs="Times New Roman"/>
                <w:color w:val="FFFFFF"/>
                <w:shd w:val="clear" w:fill="333333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color w:val="FFFFFF"/>
                <w:shd w:val="clear" w:fill="333333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color w:val="FFFFFF"/>
                <w:shd w:val="clear" w:fill="333333"/>
              </w:rPr>
              <w:t xml:space="preserve">   user_to_groups = {}</w:t>
            </w:r>
            <w:r>
              <w:rPr>
                <w:rFonts w:hint="default" w:ascii="Times New Roman" w:hAnsi="Times New Roman" w:eastAsia="Consolas" w:cs="Times New Roman"/>
                <w:color w:val="FFFFFF"/>
                <w:shd w:val="clear" w:fill="333333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color w:val="FFFFFF"/>
                <w:shd w:val="clear" w:fill="333333"/>
              </w:rPr>
              <w:t xml:space="preserve">   </w:t>
            </w:r>
            <w:r>
              <w:rPr>
                <w:rFonts w:hint="default" w:ascii="Times New Roman" w:hAnsi="Times New Roman" w:eastAsia="Consolas" w:cs="Times New Roman"/>
                <w:color w:val="FCC28C"/>
                <w:shd w:val="clear" w:fill="333333"/>
              </w:rPr>
              <w:t>for</w:t>
            </w:r>
            <w:r>
              <w:rPr>
                <w:rFonts w:hint="default" w:ascii="Times New Roman" w:hAnsi="Times New Roman" w:eastAsia="Consolas" w:cs="Times New Roman"/>
                <w:color w:val="FFFFFF"/>
                <w:shd w:val="clear" w:fill="333333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color w:val="FFFFAA"/>
                <w:shd w:val="clear" w:fill="333333"/>
              </w:rPr>
              <w:t>group</w:t>
            </w:r>
            <w:r>
              <w:rPr>
                <w:rFonts w:hint="default" w:ascii="Times New Roman" w:hAnsi="Times New Roman" w:eastAsia="Consolas" w:cs="Times New Roman"/>
                <w:color w:val="FFFFFF"/>
                <w:shd w:val="clear" w:fill="333333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color w:val="FFFFAA"/>
                <w:shd w:val="clear" w:fill="333333"/>
              </w:rPr>
              <w:t>in</w:t>
            </w:r>
            <w:r>
              <w:rPr>
                <w:rFonts w:hint="default" w:ascii="Times New Roman" w:hAnsi="Times New Roman" w:eastAsia="Consolas" w:cs="Times New Roman"/>
                <w:color w:val="FFFFFF"/>
                <w:shd w:val="clear" w:fill="333333"/>
              </w:rPr>
              <w:t xml:space="preserve"> groups:</w:t>
            </w:r>
            <w:r>
              <w:rPr>
                <w:rFonts w:hint="default" w:ascii="Times New Roman" w:hAnsi="Times New Roman" w:eastAsia="Consolas" w:cs="Times New Roman"/>
                <w:color w:val="FFFFFF"/>
                <w:shd w:val="clear" w:fill="333333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color w:val="FFFFFF"/>
                <w:shd w:val="clear" w:fill="333333"/>
              </w:rPr>
              <w:t xml:space="preserve">       </w:t>
            </w:r>
            <w:r>
              <w:rPr>
                <w:rFonts w:hint="default" w:ascii="Times New Roman" w:hAnsi="Times New Roman" w:eastAsia="Consolas" w:cs="Times New Roman"/>
                <w:color w:val="FCC28C"/>
                <w:shd w:val="clear" w:fill="333333"/>
              </w:rPr>
              <w:t>for</w:t>
            </w:r>
            <w:r>
              <w:rPr>
                <w:rFonts w:hint="default" w:ascii="Times New Roman" w:hAnsi="Times New Roman" w:eastAsia="Consolas" w:cs="Times New Roman"/>
                <w:color w:val="FFFFFF"/>
                <w:shd w:val="clear" w:fill="333333"/>
              </w:rPr>
              <w:t xml:space="preserve"> user_id </w:t>
            </w:r>
            <w:r>
              <w:rPr>
                <w:rFonts w:hint="default" w:ascii="Times New Roman" w:hAnsi="Times New Roman" w:eastAsia="Consolas" w:cs="Times New Roman"/>
                <w:color w:val="FFFFAA"/>
                <w:shd w:val="clear" w:fill="333333"/>
              </w:rPr>
              <w:t>in</w:t>
            </w:r>
            <w:r>
              <w:rPr>
                <w:rFonts w:hint="default" w:ascii="Times New Roman" w:hAnsi="Times New Roman" w:eastAsia="Consolas" w:cs="Times New Roman"/>
                <w:color w:val="FFFFFF"/>
                <w:shd w:val="clear" w:fill="333333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color w:val="FFFFAA"/>
                <w:shd w:val="clear" w:fill="333333"/>
              </w:rPr>
              <w:t>group</w:t>
            </w:r>
            <w:r>
              <w:rPr>
                <w:rFonts w:hint="default" w:ascii="Times New Roman" w:hAnsi="Times New Roman" w:eastAsia="Consolas" w:cs="Times New Roman"/>
                <w:color w:val="FFFFFF"/>
                <w:shd w:val="clear" w:fill="333333"/>
              </w:rPr>
              <w:t>.users:</w:t>
            </w:r>
            <w:r>
              <w:rPr>
                <w:rFonts w:hint="default" w:ascii="Times New Roman" w:hAnsi="Times New Roman" w:eastAsia="Consolas" w:cs="Times New Roman"/>
                <w:color w:val="FFFFFF"/>
                <w:shd w:val="clear" w:fill="333333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color w:val="FFFFFF"/>
                <w:shd w:val="clear" w:fill="333333"/>
              </w:rPr>
              <w:t xml:space="preserve">           </w:t>
            </w:r>
            <w:r>
              <w:rPr>
                <w:rFonts w:hint="default" w:ascii="Times New Roman" w:hAnsi="Times New Roman" w:eastAsia="Consolas" w:cs="Times New Roman"/>
                <w:color w:val="FCC28C"/>
                <w:shd w:val="clear" w:fill="333333"/>
              </w:rPr>
              <w:t>if</w:t>
            </w:r>
            <w:r>
              <w:rPr>
                <w:rFonts w:hint="default" w:ascii="Times New Roman" w:hAnsi="Times New Roman" w:eastAsia="Consolas" w:cs="Times New Roman"/>
                <w:color w:val="FFFFFF"/>
                <w:shd w:val="clear" w:fill="333333"/>
              </w:rPr>
              <w:t xml:space="preserve"> user_id </w:t>
            </w:r>
            <w:r>
              <w:rPr>
                <w:rFonts w:hint="default" w:ascii="Times New Roman" w:hAnsi="Times New Roman" w:eastAsia="Consolas" w:cs="Times New Roman"/>
                <w:color w:val="FFFFAA"/>
                <w:shd w:val="clear" w:fill="333333"/>
              </w:rPr>
              <w:t>not</w:t>
            </w:r>
            <w:r>
              <w:rPr>
                <w:rFonts w:hint="default" w:ascii="Times New Roman" w:hAnsi="Times New Roman" w:eastAsia="Consolas" w:cs="Times New Roman"/>
                <w:color w:val="FFFFFF"/>
                <w:shd w:val="clear" w:fill="333333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color w:val="FFFFAA"/>
                <w:shd w:val="clear" w:fill="333333"/>
              </w:rPr>
              <w:t>in</w:t>
            </w:r>
            <w:r>
              <w:rPr>
                <w:rFonts w:hint="default" w:ascii="Times New Roman" w:hAnsi="Times New Roman" w:eastAsia="Consolas" w:cs="Times New Roman"/>
                <w:color w:val="FFFFFF"/>
                <w:shd w:val="clear" w:fill="333333"/>
              </w:rPr>
              <w:t xml:space="preserve"> user_to_groups:</w:t>
            </w:r>
            <w:r>
              <w:rPr>
                <w:rFonts w:hint="default" w:ascii="Times New Roman" w:hAnsi="Times New Roman" w:eastAsia="Consolas" w:cs="Times New Roman"/>
                <w:color w:val="FFFFFF"/>
                <w:shd w:val="clear" w:fill="333333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color w:val="FFFFFF"/>
                <w:shd w:val="clear" w:fill="333333"/>
              </w:rPr>
              <w:t xml:space="preserve">               user_to_groups[user_id] = []</w:t>
            </w:r>
            <w:r>
              <w:rPr>
                <w:rFonts w:hint="default" w:ascii="Times New Roman" w:hAnsi="Times New Roman" w:eastAsia="Consolas" w:cs="Times New Roman"/>
                <w:color w:val="FFFFFF"/>
                <w:shd w:val="clear" w:fill="333333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color w:val="FFFFFF"/>
                <w:shd w:val="clear" w:fill="333333"/>
              </w:rPr>
              <w:t xml:space="preserve">           user_to_groups[user_id].</w:t>
            </w:r>
            <w:r>
              <w:rPr>
                <w:rFonts w:hint="default" w:ascii="Times New Roman" w:hAnsi="Times New Roman" w:eastAsia="Consolas" w:cs="Times New Roman"/>
                <w:color w:val="FFFFAA"/>
                <w:shd w:val="clear" w:fill="333333"/>
              </w:rPr>
              <w:t>append</w:t>
            </w:r>
            <w:r>
              <w:rPr>
                <w:rFonts w:hint="default" w:ascii="Times New Roman" w:hAnsi="Times New Roman" w:eastAsia="Consolas" w:cs="Times New Roman"/>
                <w:color w:val="FFFFFF"/>
                <w:shd w:val="clear" w:fill="333333"/>
              </w:rPr>
              <w:t>(</w:t>
            </w:r>
            <w:r>
              <w:rPr>
                <w:rFonts w:hint="default" w:ascii="Times New Roman" w:hAnsi="Times New Roman" w:eastAsia="Consolas" w:cs="Times New Roman"/>
                <w:color w:val="FFFFAA"/>
                <w:shd w:val="clear" w:fill="333333"/>
              </w:rPr>
              <w:t>group</w:t>
            </w:r>
            <w:r>
              <w:rPr>
                <w:rFonts w:hint="default" w:ascii="Times New Roman" w:hAnsi="Times New Roman" w:eastAsia="Consolas" w:cs="Times New Roman"/>
                <w:color w:val="FFFFFF"/>
                <w:shd w:val="clear" w:fill="333333"/>
              </w:rPr>
              <w:t>.groupname)</w:t>
            </w:r>
            <w:r>
              <w:rPr>
                <w:rFonts w:hint="default" w:ascii="Times New Roman" w:hAnsi="Times New Roman" w:eastAsia="Consolas" w:cs="Times New Roman"/>
                <w:color w:val="FFFFFF"/>
                <w:shd w:val="clear" w:fill="333333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color w:val="FFFFFF"/>
                <w:shd w:val="clear" w:fill="333333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color w:val="FFFFFF"/>
                <w:shd w:val="clear" w:fill="333333"/>
              </w:rPr>
              <w:t xml:space="preserve">   groups_data = []</w:t>
            </w:r>
            <w:r>
              <w:rPr>
                <w:rFonts w:hint="default" w:ascii="Times New Roman" w:hAnsi="Times New Roman" w:eastAsia="Consolas" w:cs="Times New Roman"/>
                <w:color w:val="FFFFFF"/>
                <w:shd w:val="clear" w:fill="333333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color w:val="FFFFFF"/>
                <w:shd w:val="clear" w:fill="333333"/>
              </w:rPr>
              <w:t xml:space="preserve">   </w:t>
            </w:r>
            <w:r>
              <w:rPr>
                <w:rFonts w:hint="default" w:ascii="Times New Roman" w:hAnsi="Times New Roman" w:eastAsia="Consolas" w:cs="Times New Roman"/>
                <w:color w:val="FCC28C"/>
                <w:shd w:val="clear" w:fill="333333"/>
              </w:rPr>
              <w:t>for</w:t>
            </w:r>
            <w:r>
              <w:rPr>
                <w:rFonts w:hint="default" w:ascii="Times New Roman" w:hAnsi="Times New Roman" w:eastAsia="Consolas" w:cs="Times New Roman"/>
                <w:color w:val="FFFFFF"/>
                <w:shd w:val="clear" w:fill="333333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color w:val="FFFFAA"/>
                <w:shd w:val="clear" w:fill="333333"/>
              </w:rPr>
              <w:t>group</w:t>
            </w:r>
            <w:r>
              <w:rPr>
                <w:rFonts w:hint="default" w:ascii="Times New Roman" w:hAnsi="Times New Roman" w:eastAsia="Consolas" w:cs="Times New Roman"/>
                <w:color w:val="FFFFFF"/>
                <w:shd w:val="clear" w:fill="333333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color w:val="FFFFAA"/>
                <w:shd w:val="clear" w:fill="333333"/>
              </w:rPr>
              <w:t>in</w:t>
            </w:r>
            <w:r>
              <w:rPr>
                <w:rFonts w:hint="default" w:ascii="Times New Roman" w:hAnsi="Times New Roman" w:eastAsia="Consolas" w:cs="Times New Roman"/>
                <w:color w:val="FFFFFF"/>
                <w:shd w:val="clear" w:fill="333333"/>
              </w:rPr>
              <w:t xml:space="preserve"> groups:</w:t>
            </w:r>
            <w:r>
              <w:rPr>
                <w:rFonts w:hint="default" w:ascii="Times New Roman" w:hAnsi="Times New Roman" w:eastAsia="Consolas" w:cs="Times New Roman"/>
                <w:color w:val="FFFFFF"/>
                <w:shd w:val="clear" w:fill="333333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color w:val="FFFFFF"/>
                <w:shd w:val="clear" w:fill="333333"/>
              </w:rPr>
              <w:t xml:space="preserve">       group_results = [r </w:t>
            </w:r>
            <w:r>
              <w:rPr>
                <w:rFonts w:hint="default" w:ascii="Times New Roman" w:hAnsi="Times New Roman" w:eastAsia="Consolas" w:cs="Times New Roman"/>
                <w:color w:val="FCC28C"/>
                <w:shd w:val="clear" w:fill="333333"/>
              </w:rPr>
              <w:t>for</w:t>
            </w:r>
            <w:r>
              <w:rPr>
                <w:rFonts w:hint="default" w:ascii="Times New Roman" w:hAnsi="Times New Roman" w:eastAsia="Consolas" w:cs="Times New Roman"/>
                <w:color w:val="FFFFFF"/>
                <w:shd w:val="clear" w:fill="333333"/>
              </w:rPr>
              <w:t xml:space="preserve"> r </w:t>
            </w:r>
            <w:r>
              <w:rPr>
                <w:rFonts w:hint="default" w:ascii="Times New Roman" w:hAnsi="Times New Roman" w:eastAsia="Consolas" w:cs="Times New Roman"/>
                <w:color w:val="FFFFAA"/>
                <w:shd w:val="clear" w:fill="333333"/>
              </w:rPr>
              <w:t>in</w:t>
            </w:r>
            <w:r>
              <w:rPr>
                <w:rFonts w:hint="default" w:ascii="Times New Roman" w:hAnsi="Times New Roman" w:eastAsia="Consolas" w:cs="Times New Roman"/>
                <w:color w:val="FFFFFF"/>
                <w:shd w:val="clear" w:fill="333333"/>
              </w:rPr>
              <w:t xml:space="preserve"> results </w:t>
            </w:r>
            <w:r>
              <w:rPr>
                <w:rFonts w:hint="default" w:ascii="Times New Roman" w:hAnsi="Times New Roman" w:eastAsia="Consolas" w:cs="Times New Roman"/>
                <w:color w:val="FCC28C"/>
                <w:shd w:val="clear" w:fill="333333"/>
              </w:rPr>
              <w:t>if</w:t>
            </w:r>
            <w:r>
              <w:rPr>
                <w:rFonts w:hint="default" w:ascii="Times New Roman" w:hAnsi="Times New Roman" w:eastAsia="Consolas" w:cs="Times New Roman"/>
                <w:color w:val="FFFFFF"/>
                <w:shd w:val="clear" w:fill="333333"/>
              </w:rPr>
              <w:t xml:space="preserve"> r.user_id </w:t>
            </w:r>
            <w:r>
              <w:rPr>
                <w:rFonts w:hint="default" w:ascii="Times New Roman" w:hAnsi="Times New Roman" w:eastAsia="Consolas" w:cs="Times New Roman"/>
                <w:color w:val="FFFFAA"/>
                <w:shd w:val="clear" w:fill="333333"/>
              </w:rPr>
              <w:t>in</w:t>
            </w:r>
            <w:r>
              <w:rPr>
                <w:rFonts w:hint="default" w:ascii="Times New Roman" w:hAnsi="Times New Roman" w:eastAsia="Consolas" w:cs="Times New Roman"/>
                <w:color w:val="FFFFFF"/>
                <w:shd w:val="clear" w:fill="333333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color w:val="FFFFAA"/>
                <w:shd w:val="clear" w:fill="333333"/>
              </w:rPr>
              <w:t>group</w:t>
            </w:r>
            <w:r>
              <w:rPr>
                <w:rFonts w:hint="default" w:ascii="Times New Roman" w:hAnsi="Times New Roman" w:eastAsia="Consolas" w:cs="Times New Roman"/>
                <w:color w:val="FFFFFF"/>
                <w:shd w:val="clear" w:fill="333333"/>
              </w:rPr>
              <w:t>.users]</w:t>
            </w:r>
            <w:r>
              <w:rPr>
                <w:rFonts w:hint="default" w:ascii="Times New Roman" w:hAnsi="Times New Roman" w:eastAsia="Consolas" w:cs="Times New Roman"/>
                <w:color w:val="FFFFFF"/>
                <w:shd w:val="clear" w:fill="333333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color w:val="FFFFFF"/>
                <w:shd w:val="clear" w:fill="333333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color w:val="FFFFFF"/>
                <w:shd w:val="clear" w:fill="333333"/>
              </w:rPr>
              <w:t xml:space="preserve">       </w:t>
            </w:r>
            <w:r>
              <w:rPr>
                <w:rFonts w:hint="default" w:ascii="Times New Roman" w:hAnsi="Times New Roman" w:eastAsia="Consolas" w:cs="Times New Roman"/>
                <w:color w:val="FCC28C"/>
                <w:shd w:val="clear" w:fill="333333"/>
              </w:rPr>
              <w:t>if</w:t>
            </w:r>
            <w:r>
              <w:rPr>
                <w:rFonts w:hint="default" w:ascii="Times New Roman" w:hAnsi="Times New Roman" w:eastAsia="Consolas" w:cs="Times New Roman"/>
                <w:color w:val="FFFFFF"/>
                <w:shd w:val="clear" w:fill="333333"/>
              </w:rPr>
              <w:t xml:space="preserve"> group_results:</w:t>
            </w:r>
            <w:r>
              <w:rPr>
                <w:rFonts w:hint="default" w:ascii="Times New Roman" w:hAnsi="Times New Roman" w:eastAsia="Consolas" w:cs="Times New Roman"/>
                <w:color w:val="FFFFFF"/>
                <w:shd w:val="clear" w:fill="333333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color w:val="FFFFFF"/>
                <w:shd w:val="clear" w:fill="333333"/>
              </w:rPr>
              <w:t xml:space="preserve">           scores = []</w:t>
            </w:r>
            <w:r>
              <w:rPr>
                <w:rFonts w:hint="default" w:ascii="Times New Roman" w:hAnsi="Times New Roman" w:eastAsia="Consolas" w:cs="Times New Roman"/>
                <w:color w:val="FFFFFF"/>
                <w:shd w:val="clear" w:fill="333333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color w:val="FFFFFF"/>
                <w:shd w:val="clear" w:fill="333333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color w:val="FFFFFF"/>
                <w:shd w:val="clear" w:fill="333333"/>
              </w:rPr>
              <w:t xml:space="preserve">           </w:t>
            </w:r>
            <w:r>
              <w:rPr>
                <w:rFonts w:hint="default" w:ascii="Times New Roman" w:hAnsi="Times New Roman" w:eastAsia="Consolas" w:cs="Times New Roman"/>
                <w:color w:val="FCC28C"/>
                <w:shd w:val="clear" w:fill="333333"/>
              </w:rPr>
              <w:t>for</w:t>
            </w:r>
            <w:r>
              <w:rPr>
                <w:rFonts w:hint="default" w:ascii="Times New Roman" w:hAnsi="Times New Roman" w:eastAsia="Consolas" w:cs="Times New Roman"/>
                <w:color w:val="FFFFFF"/>
                <w:shd w:val="clear" w:fill="333333"/>
              </w:rPr>
              <w:t xml:space="preserve"> result </w:t>
            </w:r>
            <w:r>
              <w:rPr>
                <w:rFonts w:hint="default" w:ascii="Times New Roman" w:hAnsi="Times New Roman" w:eastAsia="Consolas" w:cs="Times New Roman"/>
                <w:color w:val="FFFFAA"/>
                <w:shd w:val="clear" w:fill="333333"/>
              </w:rPr>
              <w:t>in</w:t>
            </w:r>
            <w:r>
              <w:rPr>
                <w:rFonts w:hint="default" w:ascii="Times New Roman" w:hAnsi="Times New Roman" w:eastAsia="Consolas" w:cs="Times New Roman"/>
                <w:color w:val="FFFFFF"/>
                <w:shd w:val="clear" w:fill="333333"/>
              </w:rPr>
              <w:t xml:space="preserve"> group_results:</w:t>
            </w:r>
            <w:r>
              <w:rPr>
                <w:rFonts w:hint="default" w:ascii="Times New Roman" w:hAnsi="Times New Roman" w:eastAsia="Consolas" w:cs="Times New Roman"/>
                <w:color w:val="FFFFFF"/>
                <w:shd w:val="clear" w:fill="333333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color w:val="FFFFFF"/>
                <w:shd w:val="clear" w:fill="333333"/>
              </w:rPr>
              <w:t xml:space="preserve">               correct = len(result.correct_answers_id)</w:t>
            </w:r>
            <w:r>
              <w:rPr>
                <w:rFonts w:hint="default" w:ascii="Times New Roman" w:hAnsi="Times New Roman" w:eastAsia="Consolas" w:cs="Times New Roman"/>
                <w:color w:val="FFFFFF"/>
                <w:shd w:val="clear" w:fill="333333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color w:val="FFFFFF"/>
                <w:shd w:val="clear" w:fill="333333"/>
              </w:rPr>
              <w:t xml:space="preserve">               wrong = len(result.wrong_answers_id)</w:t>
            </w:r>
            <w:r>
              <w:rPr>
                <w:rFonts w:hint="default" w:ascii="Times New Roman" w:hAnsi="Times New Roman" w:eastAsia="Consolas" w:cs="Times New Roman"/>
                <w:color w:val="FFFFFF"/>
                <w:shd w:val="clear" w:fill="333333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color w:val="FFFFFF"/>
                <w:shd w:val="clear" w:fill="333333"/>
              </w:rPr>
              <w:t xml:space="preserve">               total_questions = (correct + wrong)</w:t>
            </w:r>
            <w:r>
              <w:rPr>
                <w:rFonts w:hint="default" w:ascii="Times New Roman" w:hAnsi="Times New Roman" w:eastAsia="Consolas" w:cs="Times New Roman"/>
                <w:color w:val="FFFFFF"/>
                <w:shd w:val="clear" w:fill="333333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color w:val="FFFFFF"/>
                <w:shd w:val="clear" w:fill="333333"/>
              </w:rPr>
              <w:t xml:space="preserve">               total_correct = correct</w:t>
            </w:r>
            <w:r>
              <w:rPr>
                <w:rFonts w:hint="default" w:ascii="Times New Roman" w:hAnsi="Times New Roman" w:eastAsia="Consolas" w:cs="Times New Roman"/>
                <w:color w:val="FFFFFF"/>
                <w:shd w:val="clear" w:fill="333333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color w:val="FFFFFF"/>
                <w:shd w:val="clear" w:fill="333333"/>
              </w:rPr>
              <w:t xml:space="preserve">               scores.</w:t>
            </w:r>
            <w:r>
              <w:rPr>
                <w:rFonts w:hint="default" w:ascii="Times New Roman" w:hAnsi="Times New Roman" w:eastAsia="Consolas" w:cs="Times New Roman"/>
                <w:color w:val="FFFFAA"/>
                <w:shd w:val="clear" w:fill="333333"/>
              </w:rPr>
              <w:t>append</w:t>
            </w:r>
            <w:r>
              <w:rPr>
                <w:rFonts w:hint="default" w:ascii="Times New Roman" w:hAnsi="Times New Roman" w:eastAsia="Consolas" w:cs="Times New Roman"/>
                <w:color w:val="FFFFFF"/>
                <w:shd w:val="clear" w:fill="333333"/>
              </w:rPr>
              <w:t>(result.</w:t>
            </w:r>
            <w:r>
              <w:rPr>
                <w:rFonts w:hint="default" w:ascii="Times New Roman" w:hAnsi="Times New Roman" w:eastAsia="Consolas" w:cs="Times New Roman"/>
                <w:color w:val="FFFFAA"/>
                <w:shd w:val="clear" w:fill="333333"/>
              </w:rPr>
              <w:t>score</w:t>
            </w:r>
            <w:r>
              <w:rPr>
                <w:rFonts w:hint="default" w:ascii="Times New Roman" w:hAnsi="Times New Roman" w:eastAsia="Consolas" w:cs="Times New Roman"/>
                <w:color w:val="FFFFFF"/>
                <w:shd w:val="clear" w:fill="333333"/>
              </w:rPr>
              <w:t>)</w:t>
            </w:r>
            <w:r>
              <w:rPr>
                <w:rFonts w:hint="default" w:ascii="Times New Roman" w:hAnsi="Times New Roman" w:eastAsia="Consolas" w:cs="Times New Roman"/>
                <w:color w:val="FFFFFF"/>
                <w:shd w:val="clear" w:fill="333333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color w:val="FFFFFF"/>
                <w:shd w:val="clear" w:fill="333333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color w:val="FFFFFF"/>
                <w:shd w:val="clear" w:fill="333333"/>
              </w:rPr>
              <w:t xml:space="preserve">           avg_score = sum(scores) / len(scores)</w:t>
            </w:r>
            <w:r>
              <w:rPr>
                <w:rFonts w:hint="default" w:ascii="Times New Roman" w:hAnsi="Times New Roman" w:eastAsia="Consolas" w:cs="Times New Roman"/>
                <w:color w:val="FFFFFF"/>
                <w:shd w:val="clear" w:fill="333333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color w:val="FFFFFF"/>
                <w:shd w:val="clear" w:fill="333333"/>
              </w:rPr>
              <w:t xml:space="preserve">           total_score = sum(scores)</w:t>
            </w:r>
            <w:r>
              <w:rPr>
                <w:rFonts w:hint="default" w:ascii="Times New Roman" w:hAnsi="Times New Roman" w:eastAsia="Consolas" w:cs="Times New Roman"/>
                <w:color w:val="FFFFFF"/>
                <w:shd w:val="clear" w:fill="333333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color w:val="FFFFFF"/>
                <w:shd w:val="clear" w:fill="333333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color w:val="FFFFFF"/>
                <w:shd w:val="clear" w:fill="333333"/>
              </w:rPr>
              <w:t xml:space="preserve">           groups_data.</w:t>
            </w:r>
            <w:r>
              <w:rPr>
                <w:rFonts w:hint="default" w:ascii="Times New Roman" w:hAnsi="Times New Roman" w:eastAsia="Consolas" w:cs="Times New Roman"/>
                <w:color w:val="FFFFAA"/>
                <w:shd w:val="clear" w:fill="333333"/>
              </w:rPr>
              <w:t>append</w:t>
            </w:r>
            <w:r>
              <w:rPr>
                <w:rFonts w:hint="default" w:ascii="Times New Roman" w:hAnsi="Times New Roman" w:eastAsia="Consolas" w:cs="Times New Roman"/>
                <w:color w:val="FFFFFF"/>
                <w:shd w:val="clear" w:fill="333333"/>
              </w:rPr>
              <w:t>({</w:t>
            </w:r>
            <w:r>
              <w:rPr>
                <w:rFonts w:hint="default" w:ascii="Times New Roman" w:hAnsi="Times New Roman" w:eastAsia="Consolas" w:cs="Times New Roman"/>
                <w:color w:val="FFFFFF"/>
                <w:shd w:val="clear" w:fill="333333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color w:val="FFFFFF"/>
                <w:shd w:val="clear" w:fill="333333"/>
              </w:rPr>
              <w:t xml:space="preserve">               </w:t>
            </w:r>
            <w:r>
              <w:rPr>
                <w:rFonts w:hint="default" w:ascii="Times New Roman" w:hAnsi="Times New Roman" w:eastAsia="Consolas" w:cs="Times New Roman"/>
                <w:color w:val="A2FCA2"/>
                <w:shd w:val="clear" w:fill="333333"/>
              </w:rPr>
              <w:t>'id'</w:t>
            </w:r>
            <w:r>
              <w:rPr>
                <w:rFonts w:hint="default" w:ascii="Times New Roman" w:hAnsi="Times New Roman" w:eastAsia="Consolas" w:cs="Times New Roman"/>
                <w:color w:val="FFFFFF"/>
                <w:shd w:val="clear" w:fill="333333"/>
              </w:rPr>
              <w:t xml:space="preserve">: </w:t>
            </w:r>
            <w:r>
              <w:rPr>
                <w:rFonts w:hint="default" w:ascii="Times New Roman" w:hAnsi="Times New Roman" w:eastAsia="Consolas" w:cs="Times New Roman"/>
                <w:color w:val="FFFFAA"/>
                <w:shd w:val="clear" w:fill="333333"/>
              </w:rPr>
              <w:t>group</w:t>
            </w:r>
            <w:r>
              <w:rPr>
                <w:rFonts w:hint="default" w:ascii="Times New Roman" w:hAnsi="Times New Roman" w:eastAsia="Consolas" w:cs="Times New Roman"/>
                <w:color w:val="FFFFFF"/>
                <w:shd w:val="clear" w:fill="333333"/>
              </w:rPr>
              <w:t>.id,</w:t>
            </w:r>
            <w:r>
              <w:rPr>
                <w:rFonts w:hint="default" w:ascii="Times New Roman" w:hAnsi="Times New Roman" w:eastAsia="Consolas" w:cs="Times New Roman"/>
                <w:color w:val="FFFFFF"/>
                <w:shd w:val="clear" w:fill="333333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color w:val="FFFFFF"/>
                <w:shd w:val="clear" w:fill="333333"/>
              </w:rPr>
              <w:t xml:space="preserve">               </w:t>
            </w:r>
            <w:r>
              <w:rPr>
                <w:rFonts w:hint="default" w:ascii="Times New Roman" w:hAnsi="Times New Roman" w:eastAsia="Consolas" w:cs="Times New Roman"/>
                <w:color w:val="A2FCA2"/>
                <w:shd w:val="clear" w:fill="333333"/>
              </w:rPr>
              <w:t>'name'</w:t>
            </w:r>
            <w:r>
              <w:rPr>
                <w:rFonts w:hint="default" w:ascii="Times New Roman" w:hAnsi="Times New Roman" w:eastAsia="Consolas" w:cs="Times New Roman"/>
                <w:color w:val="FFFFFF"/>
                <w:shd w:val="clear" w:fill="333333"/>
              </w:rPr>
              <w:t xml:space="preserve">: </w:t>
            </w:r>
            <w:r>
              <w:rPr>
                <w:rFonts w:hint="default" w:ascii="Times New Roman" w:hAnsi="Times New Roman" w:eastAsia="Consolas" w:cs="Times New Roman"/>
                <w:color w:val="FFFFAA"/>
                <w:shd w:val="clear" w:fill="333333"/>
              </w:rPr>
              <w:t>group</w:t>
            </w:r>
            <w:r>
              <w:rPr>
                <w:rFonts w:hint="default" w:ascii="Times New Roman" w:hAnsi="Times New Roman" w:eastAsia="Consolas" w:cs="Times New Roman"/>
                <w:color w:val="FFFFFF"/>
                <w:shd w:val="clear" w:fill="333333"/>
              </w:rPr>
              <w:t>.groupname,</w:t>
            </w:r>
            <w:r>
              <w:rPr>
                <w:rFonts w:hint="default" w:ascii="Times New Roman" w:hAnsi="Times New Roman" w:eastAsia="Consolas" w:cs="Times New Roman"/>
                <w:color w:val="FFFFFF"/>
                <w:shd w:val="clear" w:fill="333333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color w:val="FFFFFF"/>
                <w:shd w:val="clear" w:fill="333333"/>
              </w:rPr>
              <w:t xml:space="preserve">               </w:t>
            </w:r>
            <w:r>
              <w:rPr>
                <w:rFonts w:hint="default" w:ascii="Times New Roman" w:hAnsi="Times New Roman" w:eastAsia="Consolas" w:cs="Times New Roman"/>
                <w:color w:val="A2FCA2"/>
                <w:shd w:val="clear" w:fill="333333"/>
              </w:rPr>
              <w:t>'total_users'</w:t>
            </w:r>
            <w:r>
              <w:rPr>
                <w:rFonts w:hint="default" w:ascii="Times New Roman" w:hAnsi="Times New Roman" w:eastAsia="Consolas" w:cs="Times New Roman"/>
                <w:color w:val="FFFFFF"/>
                <w:shd w:val="clear" w:fill="333333"/>
              </w:rPr>
              <w:t>: len(</w:t>
            </w:r>
            <w:r>
              <w:rPr>
                <w:rFonts w:hint="default" w:ascii="Times New Roman" w:hAnsi="Times New Roman" w:eastAsia="Consolas" w:cs="Times New Roman"/>
                <w:color w:val="FFFFAA"/>
                <w:shd w:val="clear" w:fill="333333"/>
              </w:rPr>
              <w:t>group</w:t>
            </w:r>
            <w:r>
              <w:rPr>
                <w:rFonts w:hint="default" w:ascii="Times New Roman" w:hAnsi="Times New Roman" w:eastAsia="Consolas" w:cs="Times New Roman"/>
                <w:color w:val="FFFFFF"/>
                <w:shd w:val="clear" w:fill="333333"/>
              </w:rPr>
              <w:t>.users),</w:t>
            </w:r>
            <w:r>
              <w:rPr>
                <w:rFonts w:hint="default" w:ascii="Times New Roman" w:hAnsi="Times New Roman" w:eastAsia="Consolas" w:cs="Times New Roman"/>
                <w:color w:val="FFFFFF"/>
                <w:shd w:val="clear" w:fill="333333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color w:val="FFFFFF"/>
                <w:shd w:val="clear" w:fill="333333"/>
              </w:rPr>
              <w:t xml:space="preserve">               </w:t>
            </w:r>
            <w:r>
              <w:rPr>
                <w:rFonts w:hint="default" w:ascii="Times New Roman" w:hAnsi="Times New Roman" w:eastAsia="Consolas" w:cs="Times New Roman"/>
                <w:color w:val="A2FCA2"/>
                <w:shd w:val="clear" w:fill="333333"/>
              </w:rPr>
              <w:t>'completed_users'</w:t>
            </w:r>
            <w:r>
              <w:rPr>
                <w:rFonts w:hint="default" w:ascii="Times New Roman" w:hAnsi="Times New Roman" w:eastAsia="Consolas" w:cs="Times New Roman"/>
                <w:color w:val="FFFFFF"/>
                <w:shd w:val="clear" w:fill="333333"/>
              </w:rPr>
              <w:t>: len(group_results),</w:t>
            </w:r>
            <w:r>
              <w:rPr>
                <w:rFonts w:hint="default" w:ascii="Times New Roman" w:hAnsi="Times New Roman" w:eastAsia="Consolas" w:cs="Times New Roman"/>
                <w:color w:val="FFFFFF"/>
                <w:shd w:val="clear" w:fill="333333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color w:val="FFFFFF"/>
                <w:shd w:val="clear" w:fill="333333"/>
              </w:rPr>
              <w:t xml:space="preserve">               </w:t>
            </w:r>
            <w:r>
              <w:rPr>
                <w:rFonts w:hint="default" w:ascii="Times New Roman" w:hAnsi="Times New Roman" w:eastAsia="Consolas" w:cs="Times New Roman"/>
                <w:color w:val="A2FCA2"/>
                <w:shd w:val="clear" w:fill="333333"/>
              </w:rPr>
              <w:t>'avg_score'</w:t>
            </w:r>
            <w:r>
              <w:rPr>
                <w:rFonts w:hint="default" w:ascii="Times New Roman" w:hAnsi="Times New Roman" w:eastAsia="Consolas" w:cs="Times New Roman"/>
                <w:color w:val="FFFFFF"/>
                <w:shd w:val="clear" w:fill="333333"/>
              </w:rPr>
              <w:t xml:space="preserve">: </w:t>
            </w:r>
            <w:r>
              <w:rPr>
                <w:rFonts w:hint="default" w:ascii="Times New Roman" w:hAnsi="Times New Roman" w:eastAsia="Consolas" w:cs="Times New Roman"/>
                <w:color w:val="FFFFAA"/>
                <w:shd w:val="clear" w:fill="333333"/>
              </w:rPr>
              <w:t>round</w:t>
            </w:r>
            <w:r>
              <w:rPr>
                <w:rFonts w:hint="default" w:ascii="Times New Roman" w:hAnsi="Times New Roman" w:eastAsia="Consolas" w:cs="Times New Roman"/>
                <w:color w:val="FFFFFF"/>
                <w:shd w:val="clear" w:fill="333333"/>
              </w:rPr>
              <w:t xml:space="preserve">(avg_score, </w:t>
            </w:r>
            <w:r>
              <w:rPr>
                <w:rFonts w:hint="default" w:ascii="Times New Roman" w:hAnsi="Times New Roman" w:eastAsia="Consolas" w:cs="Times New Roman"/>
                <w:color w:val="D36363"/>
                <w:shd w:val="clear" w:fill="333333"/>
              </w:rPr>
              <w:t>1</w:t>
            </w:r>
            <w:r>
              <w:rPr>
                <w:rFonts w:hint="default" w:ascii="Times New Roman" w:hAnsi="Times New Roman" w:eastAsia="Consolas" w:cs="Times New Roman"/>
                <w:color w:val="FFFFFF"/>
                <w:shd w:val="clear" w:fill="333333"/>
              </w:rPr>
              <w:t>),</w:t>
            </w:r>
            <w:r>
              <w:rPr>
                <w:rFonts w:hint="default" w:ascii="Times New Roman" w:hAnsi="Times New Roman" w:eastAsia="Consolas" w:cs="Times New Roman"/>
                <w:color w:val="FFFFFF"/>
                <w:shd w:val="clear" w:fill="333333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color w:val="FFFFFF"/>
                <w:shd w:val="clear" w:fill="333333"/>
              </w:rPr>
              <w:t xml:space="preserve">               </w:t>
            </w:r>
            <w:r>
              <w:rPr>
                <w:rFonts w:hint="default" w:ascii="Times New Roman" w:hAnsi="Times New Roman" w:eastAsia="Consolas" w:cs="Times New Roman"/>
                <w:color w:val="A2FCA2"/>
                <w:shd w:val="clear" w:fill="333333"/>
              </w:rPr>
              <w:t>'total_score'</w:t>
            </w:r>
            <w:r>
              <w:rPr>
                <w:rFonts w:hint="default" w:ascii="Times New Roman" w:hAnsi="Times New Roman" w:eastAsia="Consolas" w:cs="Times New Roman"/>
                <w:color w:val="FFFFFF"/>
                <w:shd w:val="clear" w:fill="333333"/>
              </w:rPr>
              <w:t>: total_score,</w:t>
            </w:r>
            <w:r>
              <w:rPr>
                <w:rFonts w:hint="default" w:ascii="Times New Roman" w:hAnsi="Times New Roman" w:eastAsia="Consolas" w:cs="Times New Roman"/>
                <w:color w:val="FFFFFF"/>
                <w:shd w:val="clear" w:fill="333333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color w:val="FFFFFF"/>
                <w:shd w:val="clear" w:fill="333333"/>
              </w:rPr>
              <w:t xml:space="preserve">               </w:t>
            </w:r>
            <w:r>
              <w:rPr>
                <w:rFonts w:hint="default" w:ascii="Times New Roman" w:hAnsi="Times New Roman" w:eastAsia="Consolas" w:cs="Times New Roman"/>
                <w:color w:val="A2FCA2"/>
                <w:shd w:val="clear" w:fill="333333"/>
              </w:rPr>
              <w:t>'accuracy'</w:t>
            </w:r>
            <w:r>
              <w:rPr>
                <w:rFonts w:hint="default" w:ascii="Times New Roman" w:hAnsi="Times New Roman" w:eastAsia="Consolas" w:cs="Times New Roman"/>
                <w:color w:val="FFFFFF"/>
                <w:shd w:val="clear" w:fill="333333"/>
              </w:rPr>
              <w:t xml:space="preserve">: </w:t>
            </w:r>
            <w:r>
              <w:rPr>
                <w:rFonts w:hint="default" w:ascii="Times New Roman" w:hAnsi="Times New Roman" w:eastAsia="Consolas" w:cs="Times New Roman"/>
                <w:color w:val="FFFFAA"/>
                <w:shd w:val="clear" w:fill="333333"/>
              </w:rPr>
              <w:t>round</w:t>
            </w:r>
            <w:r>
              <w:rPr>
                <w:rFonts w:hint="default" w:ascii="Times New Roman" w:hAnsi="Times New Roman" w:eastAsia="Consolas" w:cs="Times New Roman"/>
                <w:color w:val="FFFFFF"/>
                <w:shd w:val="clear" w:fill="333333"/>
              </w:rPr>
              <w:t xml:space="preserve">((total_correct / total_questions * </w:t>
            </w:r>
            <w:r>
              <w:rPr>
                <w:rFonts w:hint="default" w:ascii="Times New Roman" w:hAnsi="Times New Roman" w:eastAsia="Consolas" w:cs="Times New Roman"/>
                <w:color w:val="D36363"/>
                <w:shd w:val="clear" w:fill="333333"/>
              </w:rPr>
              <w:t>100</w:t>
            </w:r>
            <w:r>
              <w:rPr>
                <w:rFonts w:hint="default" w:ascii="Times New Roman" w:hAnsi="Times New Roman" w:eastAsia="Consolas" w:cs="Times New Roman"/>
                <w:color w:val="FFFFFF"/>
                <w:shd w:val="clear" w:fill="333333"/>
              </w:rPr>
              <w:t xml:space="preserve">) </w:t>
            </w:r>
            <w:r>
              <w:rPr>
                <w:rFonts w:hint="default" w:ascii="Times New Roman" w:hAnsi="Times New Roman" w:eastAsia="Consolas" w:cs="Times New Roman"/>
                <w:color w:val="FCC28C"/>
                <w:shd w:val="clear" w:fill="333333"/>
              </w:rPr>
              <w:t>if</w:t>
            </w:r>
            <w:r>
              <w:rPr>
                <w:rFonts w:hint="default" w:ascii="Times New Roman" w:hAnsi="Times New Roman" w:eastAsia="Consolas" w:cs="Times New Roman"/>
                <w:color w:val="FFFFFF"/>
                <w:shd w:val="clear" w:fill="333333"/>
              </w:rPr>
              <w:t xml:space="preserve"> total_questions &gt; </w:t>
            </w:r>
            <w:r>
              <w:rPr>
                <w:rFonts w:hint="default" w:ascii="Times New Roman" w:hAnsi="Times New Roman" w:eastAsia="Consolas" w:cs="Times New Roman"/>
                <w:color w:val="D36363"/>
                <w:shd w:val="clear" w:fill="333333"/>
              </w:rPr>
              <w:t>0</w:t>
            </w:r>
            <w:r>
              <w:rPr>
                <w:rFonts w:hint="default" w:ascii="Times New Roman" w:hAnsi="Times New Roman" w:eastAsia="Consolas" w:cs="Times New Roman"/>
                <w:color w:val="FFFFFF"/>
                <w:shd w:val="clear" w:fill="333333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color w:val="FCC28C"/>
                <w:shd w:val="clear" w:fill="333333"/>
              </w:rPr>
              <w:t>else</w:t>
            </w:r>
            <w:r>
              <w:rPr>
                <w:rFonts w:hint="default" w:ascii="Times New Roman" w:hAnsi="Times New Roman" w:eastAsia="Consolas" w:cs="Times New Roman"/>
                <w:color w:val="FFFFFF"/>
                <w:shd w:val="clear" w:fill="333333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color w:val="D36363"/>
                <w:shd w:val="clear" w:fill="333333"/>
              </w:rPr>
              <w:t>0</w:t>
            </w:r>
            <w:r>
              <w:rPr>
                <w:rFonts w:hint="default" w:ascii="Times New Roman" w:hAnsi="Times New Roman" w:eastAsia="Consolas" w:cs="Times New Roman"/>
                <w:color w:val="FFFFFF"/>
                <w:shd w:val="clear" w:fill="333333"/>
              </w:rPr>
              <w:t xml:space="preserve">, </w:t>
            </w:r>
            <w:r>
              <w:rPr>
                <w:rFonts w:hint="default" w:ascii="Times New Roman" w:hAnsi="Times New Roman" w:eastAsia="Consolas" w:cs="Times New Roman"/>
                <w:color w:val="D36363"/>
                <w:shd w:val="clear" w:fill="333333"/>
              </w:rPr>
              <w:t>1</w:t>
            </w:r>
            <w:r>
              <w:rPr>
                <w:rFonts w:hint="default" w:ascii="Times New Roman" w:hAnsi="Times New Roman" w:eastAsia="Consolas" w:cs="Times New Roman"/>
                <w:color w:val="FFFFFF"/>
                <w:shd w:val="clear" w:fill="333333"/>
              </w:rPr>
              <w:t>),</w:t>
            </w:r>
            <w:r>
              <w:rPr>
                <w:rFonts w:hint="default" w:ascii="Times New Roman" w:hAnsi="Times New Roman" w:eastAsia="Consolas" w:cs="Times New Roman"/>
                <w:color w:val="FFFFFF"/>
                <w:shd w:val="clear" w:fill="333333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color w:val="FFFFFF"/>
                <w:shd w:val="clear" w:fill="333333"/>
              </w:rPr>
              <w:t xml:space="preserve">               </w:t>
            </w:r>
            <w:r>
              <w:rPr>
                <w:rFonts w:hint="default" w:ascii="Times New Roman" w:hAnsi="Times New Roman" w:eastAsia="Consolas" w:cs="Times New Roman"/>
                <w:color w:val="A2FCA2"/>
                <w:shd w:val="clear" w:fill="333333"/>
              </w:rPr>
              <w:t>'total_questions'</w:t>
            </w:r>
            <w:r>
              <w:rPr>
                <w:rFonts w:hint="default" w:ascii="Times New Roman" w:hAnsi="Times New Roman" w:eastAsia="Consolas" w:cs="Times New Roman"/>
                <w:color w:val="FFFFFF"/>
                <w:shd w:val="clear" w:fill="333333"/>
              </w:rPr>
              <w:t>: total_questions,</w:t>
            </w:r>
            <w:r>
              <w:rPr>
                <w:rFonts w:hint="default" w:ascii="Times New Roman" w:hAnsi="Times New Roman" w:eastAsia="Consolas" w:cs="Times New Roman"/>
                <w:color w:val="FFFFFF"/>
                <w:shd w:val="clear" w:fill="333333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color w:val="FFFFFF"/>
                <w:shd w:val="clear" w:fill="333333"/>
              </w:rPr>
              <w:t xml:space="preserve">               </w:t>
            </w:r>
            <w:r>
              <w:rPr>
                <w:rFonts w:hint="default" w:ascii="Times New Roman" w:hAnsi="Times New Roman" w:eastAsia="Consolas" w:cs="Times New Roman"/>
                <w:color w:val="A2FCA2"/>
                <w:shd w:val="clear" w:fill="333333"/>
              </w:rPr>
              <w:t>'total_correct'</w:t>
            </w:r>
            <w:r>
              <w:rPr>
                <w:rFonts w:hint="default" w:ascii="Times New Roman" w:hAnsi="Times New Roman" w:eastAsia="Consolas" w:cs="Times New Roman"/>
                <w:color w:val="FFFFFF"/>
                <w:shd w:val="clear" w:fill="333333"/>
              </w:rPr>
              <w:t>: total_correct</w:t>
            </w:r>
            <w:r>
              <w:rPr>
                <w:rFonts w:hint="default" w:ascii="Times New Roman" w:hAnsi="Times New Roman" w:eastAsia="Consolas" w:cs="Times New Roman"/>
                <w:color w:val="FFFFFF"/>
                <w:shd w:val="clear" w:fill="333333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color w:val="FFFFFF"/>
                <w:shd w:val="clear" w:fill="333333"/>
              </w:rPr>
              <w:t xml:space="preserve">           })</w:t>
            </w:r>
            <w:r>
              <w:rPr>
                <w:rFonts w:hint="default" w:ascii="Times New Roman" w:hAnsi="Times New Roman" w:eastAsia="Consolas" w:cs="Times New Roman"/>
                <w:color w:val="FFFFFF"/>
                <w:shd w:val="clear" w:fill="333333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color w:val="FFFFFF"/>
                <w:shd w:val="clear" w:fill="333333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color w:val="FFFFFF"/>
                <w:shd w:val="clear" w:fill="333333"/>
              </w:rPr>
              <w:t xml:space="preserve">   users_data = []</w:t>
            </w:r>
            <w:r>
              <w:rPr>
                <w:rFonts w:hint="default" w:ascii="Times New Roman" w:hAnsi="Times New Roman" w:eastAsia="Consolas" w:cs="Times New Roman"/>
                <w:color w:val="FFFFFF"/>
                <w:shd w:val="clear" w:fill="333333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color w:val="FFFFFF"/>
                <w:shd w:val="clear" w:fill="333333"/>
              </w:rPr>
              <w:t xml:space="preserve">   </w:t>
            </w:r>
            <w:r>
              <w:rPr>
                <w:rFonts w:hint="default" w:ascii="Times New Roman" w:hAnsi="Times New Roman" w:eastAsia="Consolas" w:cs="Times New Roman"/>
                <w:color w:val="FCC28C"/>
                <w:shd w:val="clear" w:fill="333333"/>
              </w:rPr>
              <w:t>for</w:t>
            </w:r>
            <w:r>
              <w:rPr>
                <w:rFonts w:hint="default" w:ascii="Times New Roman" w:hAnsi="Times New Roman" w:eastAsia="Consolas" w:cs="Times New Roman"/>
                <w:color w:val="FFFFFF"/>
                <w:shd w:val="clear" w:fill="333333"/>
              </w:rPr>
              <w:t xml:space="preserve"> result </w:t>
            </w:r>
            <w:r>
              <w:rPr>
                <w:rFonts w:hint="default" w:ascii="Times New Roman" w:hAnsi="Times New Roman" w:eastAsia="Consolas" w:cs="Times New Roman"/>
                <w:color w:val="FFFFAA"/>
                <w:shd w:val="clear" w:fill="333333"/>
              </w:rPr>
              <w:t>in</w:t>
            </w:r>
            <w:r>
              <w:rPr>
                <w:rFonts w:hint="default" w:ascii="Times New Roman" w:hAnsi="Times New Roman" w:eastAsia="Consolas" w:cs="Times New Roman"/>
                <w:color w:val="FFFFFF"/>
                <w:shd w:val="clear" w:fill="333333"/>
              </w:rPr>
              <w:t xml:space="preserve"> results:</w:t>
            </w:r>
            <w:r>
              <w:rPr>
                <w:rFonts w:hint="default" w:ascii="Times New Roman" w:hAnsi="Times New Roman" w:eastAsia="Consolas" w:cs="Times New Roman"/>
                <w:color w:val="FFFFFF"/>
                <w:shd w:val="clear" w:fill="333333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color w:val="FFFFFF"/>
                <w:shd w:val="clear" w:fill="333333"/>
              </w:rPr>
              <w:t xml:space="preserve">       user = User.query.get(result.user_id)</w:t>
            </w:r>
            <w:r>
              <w:rPr>
                <w:rFonts w:hint="default" w:ascii="Times New Roman" w:hAnsi="Times New Roman" w:eastAsia="Consolas" w:cs="Times New Roman"/>
                <w:color w:val="FFFFFF"/>
                <w:shd w:val="clear" w:fill="333333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color w:val="FFFFFF"/>
                <w:shd w:val="clear" w:fill="333333"/>
              </w:rPr>
              <w:t xml:space="preserve">       </w:t>
            </w:r>
            <w:r>
              <w:rPr>
                <w:rFonts w:hint="default" w:ascii="Times New Roman" w:hAnsi="Times New Roman" w:eastAsia="Consolas" w:cs="Times New Roman"/>
                <w:color w:val="FCC28C"/>
                <w:shd w:val="clear" w:fill="333333"/>
              </w:rPr>
              <w:t>if</w:t>
            </w:r>
            <w:r>
              <w:rPr>
                <w:rFonts w:hint="default" w:ascii="Times New Roman" w:hAnsi="Times New Roman" w:eastAsia="Consolas" w:cs="Times New Roman"/>
                <w:color w:val="FFFFFF"/>
                <w:shd w:val="clear" w:fill="333333"/>
              </w:rPr>
              <w:t xml:space="preserve"> user:</w:t>
            </w:r>
            <w:r>
              <w:rPr>
                <w:rFonts w:hint="default" w:ascii="Times New Roman" w:hAnsi="Times New Roman" w:eastAsia="Consolas" w:cs="Times New Roman"/>
                <w:color w:val="FFFFFF"/>
                <w:shd w:val="clear" w:fill="333333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color w:val="FFFFFF"/>
                <w:shd w:val="clear" w:fill="333333"/>
              </w:rPr>
              <w:t xml:space="preserve">           correct = len(result.correct_answers_id)</w:t>
            </w:r>
            <w:r>
              <w:rPr>
                <w:rFonts w:hint="default" w:ascii="Times New Roman" w:hAnsi="Times New Roman" w:eastAsia="Consolas" w:cs="Times New Roman"/>
                <w:color w:val="FFFFFF"/>
                <w:shd w:val="clear" w:fill="333333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color w:val="FFFFFF"/>
                <w:shd w:val="clear" w:fill="333333"/>
              </w:rPr>
              <w:t xml:space="preserve">           wrong = len(result.wrong_answers_id)</w:t>
            </w:r>
            <w:r>
              <w:rPr>
                <w:rFonts w:hint="default" w:ascii="Times New Roman" w:hAnsi="Times New Roman" w:eastAsia="Consolas" w:cs="Times New Roman"/>
                <w:color w:val="FFFFFF"/>
                <w:shd w:val="clear" w:fill="333333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color w:val="FFFFFF"/>
                <w:shd w:val="clear" w:fill="333333"/>
              </w:rPr>
              <w:t xml:space="preserve">           total = correct + wrong</w:t>
            </w:r>
            <w:r>
              <w:rPr>
                <w:rFonts w:hint="default" w:ascii="Times New Roman" w:hAnsi="Times New Roman" w:eastAsia="Consolas" w:cs="Times New Roman"/>
                <w:color w:val="FFFFFF"/>
                <w:shd w:val="clear" w:fill="333333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color w:val="FFFFFF"/>
                <w:shd w:val="clear" w:fill="333333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color w:val="FFFFFF"/>
                <w:shd w:val="clear" w:fill="333333"/>
              </w:rPr>
              <w:t xml:space="preserve">           user_groups = user_to_groups.get(user.id, [])</w:t>
            </w:r>
            <w:r>
              <w:rPr>
                <w:rFonts w:hint="default" w:ascii="Times New Roman" w:hAnsi="Times New Roman" w:eastAsia="Consolas" w:cs="Times New Roman"/>
                <w:color w:val="FFFFFF"/>
                <w:shd w:val="clear" w:fill="333333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color w:val="FFFFFF"/>
                <w:shd w:val="clear" w:fill="333333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color w:val="FFFFFF"/>
                <w:shd w:val="clear" w:fill="333333"/>
              </w:rPr>
              <w:t xml:space="preserve">           users_data.</w:t>
            </w:r>
            <w:r>
              <w:rPr>
                <w:rFonts w:hint="default" w:ascii="Times New Roman" w:hAnsi="Times New Roman" w:eastAsia="Consolas" w:cs="Times New Roman"/>
                <w:color w:val="FFFFAA"/>
                <w:shd w:val="clear" w:fill="333333"/>
              </w:rPr>
              <w:t>append</w:t>
            </w:r>
            <w:r>
              <w:rPr>
                <w:rFonts w:hint="default" w:ascii="Times New Roman" w:hAnsi="Times New Roman" w:eastAsia="Consolas" w:cs="Times New Roman"/>
                <w:color w:val="FFFFFF"/>
                <w:shd w:val="clear" w:fill="333333"/>
              </w:rPr>
              <w:t>({</w:t>
            </w:r>
            <w:r>
              <w:rPr>
                <w:rFonts w:hint="default" w:ascii="Times New Roman" w:hAnsi="Times New Roman" w:eastAsia="Consolas" w:cs="Times New Roman"/>
                <w:color w:val="FFFFFF"/>
                <w:shd w:val="clear" w:fill="333333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color w:val="FFFFFF"/>
                <w:shd w:val="clear" w:fill="333333"/>
              </w:rPr>
              <w:t xml:space="preserve">               </w:t>
            </w:r>
            <w:r>
              <w:rPr>
                <w:rFonts w:hint="default" w:ascii="Times New Roman" w:hAnsi="Times New Roman" w:eastAsia="Consolas" w:cs="Times New Roman"/>
                <w:color w:val="A2FCA2"/>
                <w:shd w:val="clear" w:fill="333333"/>
              </w:rPr>
              <w:t>'id'</w:t>
            </w:r>
            <w:r>
              <w:rPr>
                <w:rFonts w:hint="default" w:ascii="Times New Roman" w:hAnsi="Times New Roman" w:eastAsia="Consolas" w:cs="Times New Roman"/>
                <w:color w:val="FFFFFF"/>
                <w:shd w:val="clear" w:fill="333333"/>
              </w:rPr>
              <w:t>: user.id,</w:t>
            </w:r>
            <w:r>
              <w:rPr>
                <w:rFonts w:hint="default" w:ascii="Times New Roman" w:hAnsi="Times New Roman" w:eastAsia="Consolas" w:cs="Times New Roman"/>
                <w:color w:val="FFFFFF"/>
                <w:shd w:val="clear" w:fill="333333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color w:val="FFFFFF"/>
                <w:shd w:val="clear" w:fill="333333"/>
              </w:rPr>
              <w:t xml:space="preserve">               </w:t>
            </w:r>
            <w:r>
              <w:rPr>
                <w:rFonts w:hint="default" w:ascii="Times New Roman" w:hAnsi="Times New Roman" w:eastAsia="Consolas" w:cs="Times New Roman"/>
                <w:color w:val="A2FCA2"/>
                <w:shd w:val="clear" w:fill="333333"/>
              </w:rPr>
              <w:t>'username'</w:t>
            </w:r>
            <w:r>
              <w:rPr>
                <w:rFonts w:hint="default" w:ascii="Times New Roman" w:hAnsi="Times New Roman" w:eastAsia="Consolas" w:cs="Times New Roman"/>
                <w:color w:val="FFFFFF"/>
                <w:shd w:val="clear" w:fill="333333"/>
              </w:rPr>
              <w:t>: user.username,</w:t>
            </w:r>
            <w:r>
              <w:rPr>
                <w:rFonts w:hint="default" w:ascii="Times New Roman" w:hAnsi="Times New Roman" w:eastAsia="Consolas" w:cs="Times New Roman"/>
                <w:color w:val="FFFFFF"/>
                <w:shd w:val="clear" w:fill="333333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color w:val="FFFFFF"/>
                <w:shd w:val="clear" w:fill="333333"/>
              </w:rPr>
              <w:t xml:space="preserve">               </w:t>
            </w:r>
            <w:r>
              <w:rPr>
                <w:rFonts w:hint="default" w:ascii="Times New Roman" w:hAnsi="Times New Roman" w:eastAsia="Consolas" w:cs="Times New Roman"/>
                <w:color w:val="A2FCA2"/>
                <w:shd w:val="clear" w:fill="333333"/>
              </w:rPr>
              <w:t>'group_name'</w:t>
            </w:r>
            <w:r>
              <w:rPr>
                <w:rFonts w:hint="default" w:ascii="Times New Roman" w:hAnsi="Times New Roman" w:eastAsia="Consolas" w:cs="Times New Roman"/>
                <w:color w:val="FFFFFF"/>
                <w:shd w:val="clear" w:fill="333333"/>
              </w:rPr>
              <w:t>: user_groups[</w:t>
            </w:r>
            <w:r>
              <w:rPr>
                <w:rFonts w:hint="default" w:ascii="Times New Roman" w:hAnsi="Times New Roman" w:eastAsia="Consolas" w:cs="Times New Roman"/>
                <w:color w:val="D36363"/>
                <w:shd w:val="clear" w:fill="333333"/>
              </w:rPr>
              <w:t>0</w:t>
            </w:r>
            <w:r>
              <w:rPr>
                <w:rFonts w:hint="default" w:ascii="Times New Roman" w:hAnsi="Times New Roman" w:eastAsia="Consolas" w:cs="Times New Roman"/>
                <w:color w:val="FFFFFF"/>
                <w:shd w:val="clear" w:fill="333333"/>
              </w:rPr>
              <w:t xml:space="preserve">] </w:t>
            </w:r>
            <w:r>
              <w:rPr>
                <w:rFonts w:hint="default" w:ascii="Times New Roman" w:hAnsi="Times New Roman" w:eastAsia="Consolas" w:cs="Times New Roman"/>
                <w:color w:val="FCC28C"/>
                <w:shd w:val="clear" w:fill="333333"/>
              </w:rPr>
              <w:t>if</w:t>
            </w:r>
            <w:r>
              <w:rPr>
                <w:rFonts w:hint="default" w:ascii="Times New Roman" w:hAnsi="Times New Roman" w:eastAsia="Consolas" w:cs="Times New Roman"/>
                <w:color w:val="FFFFFF"/>
                <w:shd w:val="clear" w:fill="333333"/>
              </w:rPr>
              <w:t xml:space="preserve"> user_groups </w:t>
            </w:r>
            <w:r>
              <w:rPr>
                <w:rFonts w:hint="default" w:ascii="Times New Roman" w:hAnsi="Times New Roman" w:eastAsia="Consolas" w:cs="Times New Roman"/>
                <w:color w:val="FCC28C"/>
                <w:shd w:val="clear" w:fill="333333"/>
              </w:rPr>
              <w:t>else</w:t>
            </w:r>
            <w:r>
              <w:rPr>
                <w:rFonts w:hint="default" w:ascii="Times New Roman" w:hAnsi="Times New Roman" w:eastAsia="Consolas" w:cs="Times New Roman"/>
                <w:color w:val="FFFFFF"/>
                <w:shd w:val="clear" w:fill="333333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color w:val="A2FCA2"/>
                <w:shd w:val="clear" w:fill="333333"/>
              </w:rPr>
              <w:t>'Без группы'</w:t>
            </w:r>
            <w:r>
              <w:rPr>
                <w:rFonts w:hint="default" w:ascii="Times New Roman" w:hAnsi="Times New Roman" w:eastAsia="Consolas" w:cs="Times New Roman"/>
                <w:color w:val="FFFFFF"/>
                <w:shd w:val="clear" w:fill="333333"/>
              </w:rPr>
              <w:t>,</w:t>
            </w:r>
            <w:r>
              <w:rPr>
                <w:rFonts w:hint="default" w:ascii="Times New Roman" w:hAnsi="Times New Roman" w:eastAsia="Consolas" w:cs="Times New Roman"/>
                <w:color w:val="FFFFFF"/>
                <w:shd w:val="clear" w:fill="333333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color w:val="FFFFFF"/>
                <w:shd w:val="clear" w:fill="333333"/>
              </w:rPr>
              <w:t xml:space="preserve">               </w:t>
            </w:r>
            <w:r>
              <w:rPr>
                <w:rFonts w:hint="default" w:ascii="Times New Roman" w:hAnsi="Times New Roman" w:eastAsia="Consolas" w:cs="Times New Roman"/>
                <w:color w:val="A2FCA2"/>
                <w:shd w:val="clear" w:fill="333333"/>
              </w:rPr>
              <w:t>'group_names'</w:t>
            </w:r>
            <w:r>
              <w:rPr>
                <w:rFonts w:hint="default" w:ascii="Times New Roman" w:hAnsi="Times New Roman" w:eastAsia="Consolas" w:cs="Times New Roman"/>
                <w:color w:val="FFFFFF"/>
                <w:shd w:val="clear" w:fill="333333"/>
              </w:rPr>
              <w:t>: user_groups,</w:t>
            </w:r>
            <w:r>
              <w:rPr>
                <w:rFonts w:hint="default" w:ascii="Times New Roman" w:hAnsi="Times New Roman" w:eastAsia="Consolas" w:cs="Times New Roman"/>
                <w:color w:val="FFFFFF"/>
                <w:shd w:val="clear" w:fill="333333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color w:val="FFFFFF"/>
                <w:shd w:val="clear" w:fill="333333"/>
              </w:rPr>
              <w:t xml:space="preserve">               </w:t>
            </w:r>
            <w:r>
              <w:rPr>
                <w:rFonts w:hint="default" w:ascii="Times New Roman" w:hAnsi="Times New Roman" w:eastAsia="Consolas" w:cs="Times New Roman"/>
                <w:color w:val="A2FCA2"/>
                <w:shd w:val="clear" w:fill="333333"/>
              </w:rPr>
              <w:t>'groups'</w:t>
            </w:r>
            <w:r>
              <w:rPr>
                <w:rFonts w:hint="default" w:ascii="Times New Roman" w:hAnsi="Times New Roman" w:eastAsia="Consolas" w:cs="Times New Roman"/>
                <w:color w:val="FFFFFF"/>
                <w:shd w:val="clear" w:fill="333333"/>
              </w:rPr>
              <w:t>: user_groups,</w:t>
            </w:r>
            <w:r>
              <w:rPr>
                <w:rFonts w:hint="default" w:ascii="Times New Roman" w:hAnsi="Times New Roman" w:eastAsia="Consolas" w:cs="Times New Roman"/>
                <w:color w:val="FFFFFF"/>
                <w:shd w:val="clear" w:fill="333333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color w:val="FFFFFF"/>
                <w:shd w:val="clear" w:fill="333333"/>
              </w:rPr>
              <w:t xml:space="preserve">               </w:t>
            </w:r>
            <w:r>
              <w:rPr>
                <w:rFonts w:hint="default" w:ascii="Times New Roman" w:hAnsi="Times New Roman" w:eastAsia="Consolas" w:cs="Times New Roman"/>
                <w:color w:val="A2FCA2"/>
                <w:shd w:val="clear" w:fill="333333"/>
              </w:rPr>
              <w:t>'total_questions'</w:t>
            </w:r>
            <w:r>
              <w:rPr>
                <w:rFonts w:hint="default" w:ascii="Times New Roman" w:hAnsi="Times New Roman" w:eastAsia="Consolas" w:cs="Times New Roman"/>
                <w:color w:val="FFFFFF"/>
                <w:shd w:val="clear" w:fill="333333"/>
              </w:rPr>
              <w:t>: total,</w:t>
            </w:r>
            <w:r>
              <w:rPr>
                <w:rFonts w:hint="default" w:ascii="Times New Roman" w:hAnsi="Times New Roman" w:eastAsia="Consolas" w:cs="Times New Roman"/>
                <w:color w:val="FFFFFF"/>
                <w:shd w:val="clear" w:fill="333333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color w:val="FFFFFF"/>
                <w:shd w:val="clear" w:fill="333333"/>
              </w:rPr>
              <w:t xml:space="preserve">               </w:t>
            </w:r>
            <w:r>
              <w:rPr>
                <w:rFonts w:hint="default" w:ascii="Times New Roman" w:hAnsi="Times New Roman" w:eastAsia="Consolas" w:cs="Times New Roman"/>
                <w:color w:val="A2FCA2"/>
                <w:shd w:val="clear" w:fill="333333"/>
              </w:rPr>
              <w:t>'correct'</w:t>
            </w:r>
            <w:r>
              <w:rPr>
                <w:rFonts w:hint="default" w:ascii="Times New Roman" w:hAnsi="Times New Roman" w:eastAsia="Consolas" w:cs="Times New Roman"/>
                <w:color w:val="FFFFFF"/>
                <w:shd w:val="clear" w:fill="333333"/>
              </w:rPr>
              <w:t>: correct,</w:t>
            </w:r>
            <w:r>
              <w:rPr>
                <w:rFonts w:hint="default" w:ascii="Times New Roman" w:hAnsi="Times New Roman" w:eastAsia="Consolas" w:cs="Times New Roman"/>
                <w:color w:val="FFFFFF"/>
                <w:shd w:val="clear" w:fill="333333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color w:val="FFFFFF"/>
                <w:shd w:val="clear" w:fill="333333"/>
              </w:rPr>
              <w:t xml:space="preserve">               </w:t>
            </w:r>
            <w:r>
              <w:rPr>
                <w:rFonts w:hint="default" w:ascii="Times New Roman" w:hAnsi="Times New Roman" w:eastAsia="Consolas" w:cs="Times New Roman"/>
                <w:color w:val="A2FCA2"/>
                <w:shd w:val="clear" w:fill="333333"/>
              </w:rPr>
              <w:t>'wrong'</w:t>
            </w:r>
            <w:r>
              <w:rPr>
                <w:rFonts w:hint="default" w:ascii="Times New Roman" w:hAnsi="Times New Roman" w:eastAsia="Consolas" w:cs="Times New Roman"/>
                <w:color w:val="FFFFFF"/>
                <w:shd w:val="clear" w:fill="333333"/>
              </w:rPr>
              <w:t>: wrong,</w:t>
            </w:r>
            <w:r>
              <w:rPr>
                <w:rFonts w:hint="default" w:ascii="Times New Roman" w:hAnsi="Times New Roman" w:eastAsia="Consolas" w:cs="Times New Roman"/>
                <w:color w:val="FFFFFF"/>
                <w:shd w:val="clear" w:fill="333333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color w:val="FFFFFF"/>
                <w:shd w:val="clear" w:fill="333333"/>
              </w:rPr>
              <w:t xml:space="preserve">               </w:t>
            </w:r>
            <w:r>
              <w:rPr>
                <w:rFonts w:hint="default" w:ascii="Times New Roman" w:hAnsi="Times New Roman" w:eastAsia="Consolas" w:cs="Times New Roman"/>
                <w:color w:val="A2FCA2"/>
                <w:shd w:val="clear" w:fill="333333"/>
              </w:rPr>
              <w:t>'accuracy'</w:t>
            </w:r>
            <w:r>
              <w:rPr>
                <w:rFonts w:hint="default" w:ascii="Times New Roman" w:hAnsi="Times New Roman" w:eastAsia="Consolas" w:cs="Times New Roman"/>
                <w:color w:val="FFFFFF"/>
                <w:shd w:val="clear" w:fill="333333"/>
              </w:rPr>
              <w:t xml:space="preserve">: </w:t>
            </w:r>
            <w:r>
              <w:rPr>
                <w:rFonts w:hint="default" w:ascii="Times New Roman" w:hAnsi="Times New Roman" w:eastAsia="Consolas" w:cs="Times New Roman"/>
                <w:color w:val="FFFFAA"/>
                <w:shd w:val="clear" w:fill="333333"/>
              </w:rPr>
              <w:t>round</w:t>
            </w:r>
            <w:r>
              <w:rPr>
                <w:rFonts w:hint="default" w:ascii="Times New Roman" w:hAnsi="Times New Roman" w:eastAsia="Consolas" w:cs="Times New Roman"/>
                <w:color w:val="FFFFFF"/>
                <w:shd w:val="clear" w:fill="333333"/>
              </w:rPr>
              <w:t xml:space="preserve">((correct / total * </w:t>
            </w:r>
            <w:r>
              <w:rPr>
                <w:rFonts w:hint="default" w:ascii="Times New Roman" w:hAnsi="Times New Roman" w:eastAsia="Consolas" w:cs="Times New Roman"/>
                <w:color w:val="D36363"/>
                <w:shd w:val="clear" w:fill="333333"/>
              </w:rPr>
              <w:t>100</w:t>
            </w:r>
            <w:r>
              <w:rPr>
                <w:rFonts w:hint="default" w:ascii="Times New Roman" w:hAnsi="Times New Roman" w:eastAsia="Consolas" w:cs="Times New Roman"/>
                <w:color w:val="FFFFFF"/>
                <w:shd w:val="clear" w:fill="333333"/>
              </w:rPr>
              <w:t xml:space="preserve">) </w:t>
            </w:r>
            <w:r>
              <w:rPr>
                <w:rFonts w:hint="default" w:ascii="Times New Roman" w:hAnsi="Times New Roman" w:eastAsia="Consolas" w:cs="Times New Roman"/>
                <w:color w:val="FCC28C"/>
                <w:shd w:val="clear" w:fill="333333"/>
              </w:rPr>
              <w:t>if</w:t>
            </w:r>
            <w:r>
              <w:rPr>
                <w:rFonts w:hint="default" w:ascii="Times New Roman" w:hAnsi="Times New Roman" w:eastAsia="Consolas" w:cs="Times New Roman"/>
                <w:color w:val="FFFFFF"/>
                <w:shd w:val="clear" w:fill="333333"/>
              </w:rPr>
              <w:t xml:space="preserve"> total &gt; </w:t>
            </w:r>
            <w:r>
              <w:rPr>
                <w:rFonts w:hint="default" w:ascii="Times New Roman" w:hAnsi="Times New Roman" w:eastAsia="Consolas" w:cs="Times New Roman"/>
                <w:color w:val="D36363"/>
                <w:shd w:val="clear" w:fill="333333"/>
              </w:rPr>
              <w:t>0</w:t>
            </w:r>
            <w:r>
              <w:rPr>
                <w:rFonts w:hint="default" w:ascii="Times New Roman" w:hAnsi="Times New Roman" w:eastAsia="Consolas" w:cs="Times New Roman"/>
                <w:color w:val="FFFFFF"/>
                <w:shd w:val="clear" w:fill="333333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color w:val="FCC28C"/>
                <w:shd w:val="clear" w:fill="333333"/>
              </w:rPr>
              <w:t>else</w:t>
            </w:r>
            <w:r>
              <w:rPr>
                <w:rFonts w:hint="default" w:ascii="Times New Roman" w:hAnsi="Times New Roman" w:eastAsia="Consolas" w:cs="Times New Roman"/>
                <w:color w:val="FFFFFF"/>
                <w:shd w:val="clear" w:fill="333333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color w:val="D36363"/>
                <w:shd w:val="clear" w:fill="333333"/>
              </w:rPr>
              <w:t>0</w:t>
            </w:r>
            <w:r>
              <w:rPr>
                <w:rFonts w:hint="default" w:ascii="Times New Roman" w:hAnsi="Times New Roman" w:eastAsia="Consolas" w:cs="Times New Roman"/>
                <w:color w:val="FFFFFF"/>
                <w:shd w:val="clear" w:fill="333333"/>
              </w:rPr>
              <w:t xml:space="preserve">, </w:t>
            </w:r>
            <w:r>
              <w:rPr>
                <w:rFonts w:hint="default" w:ascii="Times New Roman" w:hAnsi="Times New Roman" w:eastAsia="Consolas" w:cs="Times New Roman"/>
                <w:color w:val="D36363"/>
                <w:shd w:val="clear" w:fill="333333"/>
              </w:rPr>
              <w:t>1</w:t>
            </w:r>
            <w:r>
              <w:rPr>
                <w:rFonts w:hint="default" w:ascii="Times New Roman" w:hAnsi="Times New Roman" w:eastAsia="Consolas" w:cs="Times New Roman"/>
                <w:color w:val="FFFFFF"/>
                <w:shd w:val="clear" w:fill="333333"/>
              </w:rPr>
              <w:t>),</w:t>
            </w:r>
            <w:r>
              <w:rPr>
                <w:rFonts w:hint="default" w:ascii="Times New Roman" w:hAnsi="Times New Roman" w:eastAsia="Consolas" w:cs="Times New Roman"/>
                <w:color w:val="FFFFFF"/>
                <w:shd w:val="clear" w:fill="333333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color w:val="FFFFFF"/>
                <w:shd w:val="clear" w:fill="333333"/>
              </w:rPr>
              <w:t xml:space="preserve">               </w:t>
            </w:r>
            <w:r>
              <w:rPr>
                <w:rFonts w:hint="default" w:ascii="Times New Roman" w:hAnsi="Times New Roman" w:eastAsia="Consolas" w:cs="Times New Roman"/>
                <w:color w:val="A2FCA2"/>
                <w:shd w:val="clear" w:fill="333333"/>
              </w:rPr>
              <w:t>'score'</w:t>
            </w:r>
            <w:r>
              <w:rPr>
                <w:rFonts w:hint="default" w:ascii="Times New Roman" w:hAnsi="Times New Roman" w:eastAsia="Consolas" w:cs="Times New Roman"/>
                <w:color w:val="FFFFFF"/>
                <w:shd w:val="clear" w:fill="333333"/>
              </w:rPr>
              <w:t>: result.</w:t>
            </w:r>
            <w:r>
              <w:rPr>
                <w:rFonts w:hint="default" w:ascii="Times New Roman" w:hAnsi="Times New Roman" w:eastAsia="Consolas" w:cs="Times New Roman"/>
                <w:color w:val="FFFFAA"/>
                <w:shd w:val="clear" w:fill="333333"/>
              </w:rPr>
              <w:t>score</w:t>
            </w:r>
            <w:r>
              <w:rPr>
                <w:rFonts w:hint="default" w:ascii="Times New Roman" w:hAnsi="Times New Roman" w:eastAsia="Consolas" w:cs="Times New Roman"/>
                <w:color w:val="FFFFFF"/>
                <w:shd w:val="clear" w:fill="333333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color w:val="FFFFFF"/>
                <w:shd w:val="clear" w:fill="333333"/>
              </w:rPr>
              <w:t xml:space="preserve">           })</w:t>
            </w:r>
            <w:r>
              <w:rPr>
                <w:rFonts w:hint="default" w:ascii="Times New Roman" w:hAnsi="Times New Roman" w:eastAsia="Consolas" w:cs="Times New Roman"/>
                <w:color w:val="FFFFFF"/>
                <w:shd w:val="clear" w:fill="333333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color w:val="FFFFFF"/>
                <w:shd w:val="clear" w:fill="333333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color w:val="FFFFFF"/>
                <w:shd w:val="clear" w:fill="333333"/>
              </w:rPr>
              <w:t xml:space="preserve">   all_scores = [result.</w:t>
            </w:r>
            <w:r>
              <w:rPr>
                <w:rFonts w:hint="default" w:ascii="Times New Roman" w:hAnsi="Times New Roman" w:eastAsia="Consolas" w:cs="Times New Roman"/>
                <w:color w:val="FFFFAA"/>
                <w:shd w:val="clear" w:fill="333333"/>
              </w:rPr>
              <w:t>score</w:t>
            </w:r>
            <w:r>
              <w:rPr>
                <w:rFonts w:hint="default" w:ascii="Times New Roman" w:hAnsi="Times New Roman" w:eastAsia="Consolas" w:cs="Times New Roman"/>
                <w:color w:val="FFFFFF"/>
                <w:shd w:val="clear" w:fill="333333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color w:val="FCC28C"/>
                <w:shd w:val="clear" w:fill="333333"/>
              </w:rPr>
              <w:t>for</w:t>
            </w:r>
            <w:r>
              <w:rPr>
                <w:rFonts w:hint="default" w:ascii="Times New Roman" w:hAnsi="Times New Roman" w:eastAsia="Consolas" w:cs="Times New Roman"/>
                <w:color w:val="FFFFFF"/>
                <w:shd w:val="clear" w:fill="333333"/>
              </w:rPr>
              <w:t xml:space="preserve"> result </w:t>
            </w:r>
            <w:r>
              <w:rPr>
                <w:rFonts w:hint="default" w:ascii="Times New Roman" w:hAnsi="Times New Roman" w:eastAsia="Consolas" w:cs="Times New Roman"/>
                <w:color w:val="FFFFAA"/>
                <w:shd w:val="clear" w:fill="333333"/>
              </w:rPr>
              <w:t>in</w:t>
            </w:r>
            <w:r>
              <w:rPr>
                <w:rFonts w:hint="default" w:ascii="Times New Roman" w:hAnsi="Times New Roman" w:eastAsia="Consolas" w:cs="Times New Roman"/>
                <w:color w:val="FFFFFF"/>
                <w:shd w:val="clear" w:fill="333333"/>
              </w:rPr>
              <w:t xml:space="preserve"> results]</w:t>
            </w:r>
            <w:r>
              <w:rPr>
                <w:rFonts w:hint="default" w:ascii="Times New Roman" w:hAnsi="Times New Roman" w:eastAsia="Consolas" w:cs="Times New Roman"/>
                <w:color w:val="FFFFFF"/>
                <w:shd w:val="clear" w:fill="333333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color w:val="FFFFFF"/>
                <w:shd w:val="clear" w:fill="333333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color w:val="FFFFFF"/>
                <w:shd w:val="clear" w:fill="333333"/>
              </w:rPr>
              <w:t xml:space="preserve">   score_distribution = {}</w:t>
            </w:r>
            <w:r>
              <w:rPr>
                <w:rFonts w:hint="default" w:ascii="Times New Roman" w:hAnsi="Times New Roman" w:eastAsia="Consolas" w:cs="Times New Roman"/>
                <w:color w:val="FFFFFF"/>
                <w:shd w:val="clear" w:fill="333333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color w:val="FFFFFF"/>
                <w:shd w:val="clear" w:fill="333333"/>
              </w:rPr>
              <w:t xml:space="preserve">   </w:t>
            </w:r>
            <w:r>
              <w:rPr>
                <w:rFonts w:hint="default" w:ascii="Times New Roman" w:hAnsi="Times New Roman" w:eastAsia="Consolas" w:cs="Times New Roman"/>
                <w:color w:val="FCC28C"/>
                <w:shd w:val="clear" w:fill="333333"/>
              </w:rPr>
              <w:t>for</w:t>
            </w:r>
            <w:r>
              <w:rPr>
                <w:rFonts w:hint="default" w:ascii="Times New Roman" w:hAnsi="Times New Roman" w:eastAsia="Consolas" w:cs="Times New Roman"/>
                <w:color w:val="FFFFFF"/>
                <w:shd w:val="clear" w:fill="333333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color w:val="FFFFAA"/>
                <w:shd w:val="clear" w:fill="333333"/>
              </w:rPr>
              <w:t>score</w:t>
            </w:r>
            <w:r>
              <w:rPr>
                <w:rFonts w:hint="default" w:ascii="Times New Roman" w:hAnsi="Times New Roman" w:eastAsia="Consolas" w:cs="Times New Roman"/>
                <w:color w:val="FFFFFF"/>
                <w:shd w:val="clear" w:fill="333333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color w:val="FFFFAA"/>
                <w:shd w:val="clear" w:fill="333333"/>
              </w:rPr>
              <w:t>in</w:t>
            </w:r>
            <w:r>
              <w:rPr>
                <w:rFonts w:hint="default" w:ascii="Times New Roman" w:hAnsi="Times New Roman" w:eastAsia="Consolas" w:cs="Times New Roman"/>
                <w:color w:val="FFFFFF"/>
                <w:shd w:val="clear" w:fill="333333"/>
              </w:rPr>
              <w:t xml:space="preserve"> all_scores:</w:t>
            </w:r>
            <w:r>
              <w:rPr>
                <w:rFonts w:hint="default" w:ascii="Times New Roman" w:hAnsi="Times New Roman" w:eastAsia="Consolas" w:cs="Times New Roman"/>
                <w:color w:val="FFFFFF"/>
                <w:shd w:val="clear" w:fill="333333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color w:val="FFFFFF"/>
                <w:shd w:val="clear" w:fill="333333"/>
              </w:rPr>
              <w:t xml:space="preserve">       score_distribution[</w:t>
            </w:r>
            <w:r>
              <w:rPr>
                <w:rFonts w:hint="default" w:ascii="Times New Roman" w:hAnsi="Times New Roman" w:eastAsia="Consolas" w:cs="Times New Roman"/>
                <w:color w:val="FFFFAA"/>
                <w:shd w:val="clear" w:fill="333333"/>
              </w:rPr>
              <w:t>score</w:t>
            </w:r>
            <w:r>
              <w:rPr>
                <w:rFonts w:hint="default" w:ascii="Times New Roman" w:hAnsi="Times New Roman" w:eastAsia="Consolas" w:cs="Times New Roman"/>
                <w:color w:val="FFFFFF"/>
                <w:shd w:val="clear" w:fill="333333"/>
              </w:rPr>
              <w:t>] = score_distribution.get(</w:t>
            </w:r>
            <w:r>
              <w:rPr>
                <w:rFonts w:hint="default" w:ascii="Times New Roman" w:hAnsi="Times New Roman" w:eastAsia="Consolas" w:cs="Times New Roman"/>
                <w:color w:val="FFFFAA"/>
                <w:shd w:val="clear" w:fill="333333"/>
              </w:rPr>
              <w:t>score</w:t>
            </w:r>
            <w:r>
              <w:rPr>
                <w:rFonts w:hint="default" w:ascii="Times New Roman" w:hAnsi="Times New Roman" w:eastAsia="Consolas" w:cs="Times New Roman"/>
                <w:color w:val="FFFFFF"/>
                <w:shd w:val="clear" w:fill="333333"/>
              </w:rPr>
              <w:t xml:space="preserve">, </w:t>
            </w:r>
            <w:r>
              <w:rPr>
                <w:rFonts w:hint="default" w:ascii="Times New Roman" w:hAnsi="Times New Roman" w:eastAsia="Consolas" w:cs="Times New Roman"/>
                <w:color w:val="D36363"/>
                <w:shd w:val="clear" w:fill="333333"/>
              </w:rPr>
              <w:t>0</w:t>
            </w:r>
            <w:r>
              <w:rPr>
                <w:rFonts w:hint="default" w:ascii="Times New Roman" w:hAnsi="Times New Roman" w:eastAsia="Consolas" w:cs="Times New Roman"/>
                <w:color w:val="FFFFFF"/>
                <w:shd w:val="clear" w:fill="333333"/>
              </w:rPr>
              <w:t xml:space="preserve">) + </w:t>
            </w:r>
            <w:r>
              <w:rPr>
                <w:rFonts w:hint="default" w:ascii="Times New Roman" w:hAnsi="Times New Roman" w:eastAsia="Consolas" w:cs="Times New Roman"/>
                <w:color w:val="D36363"/>
                <w:shd w:val="clear" w:fill="333333"/>
              </w:rPr>
              <w:t>1</w:t>
            </w:r>
            <w:r>
              <w:rPr>
                <w:rFonts w:hint="default" w:ascii="Times New Roman" w:hAnsi="Times New Roman" w:eastAsia="Consolas" w:cs="Times New Roman"/>
                <w:color w:val="FFFFFF"/>
                <w:shd w:val="clear" w:fill="333333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color w:val="FFFFFF"/>
                <w:shd w:val="clear" w:fill="333333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color w:val="FFFFFF"/>
                <w:shd w:val="clear" w:fill="333333"/>
              </w:rPr>
              <w:t xml:space="preserve">   sorted_scores = sorted(score_distribution.keys())</w:t>
            </w:r>
            <w:r>
              <w:rPr>
                <w:rFonts w:hint="default" w:ascii="Times New Roman" w:hAnsi="Times New Roman" w:eastAsia="Consolas" w:cs="Times New Roman"/>
                <w:color w:val="FFFFFF"/>
                <w:shd w:val="clear" w:fill="333333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color w:val="FFFFFF"/>
                <w:shd w:val="clear" w:fill="333333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color w:val="FFFFFF"/>
                <w:shd w:val="clear" w:fill="333333"/>
              </w:rPr>
              <w:t xml:space="preserve">   chart_data = {</w:t>
            </w:r>
            <w:r>
              <w:rPr>
                <w:rFonts w:hint="default" w:ascii="Times New Roman" w:hAnsi="Times New Roman" w:eastAsia="Consolas" w:cs="Times New Roman"/>
                <w:color w:val="FFFFFF"/>
                <w:shd w:val="clear" w:fill="333333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color w:val="FFFFFF"/>
                <w:shd w:val="clear" w:fill="333333"/>
              </w:rPr>
              <w:t xml:space="preserve">       </w:t>
            </w:r>
            <w:r>
              <w:rPr>
                <w:rFonts w:hint="default" w:ascii="Times New Roman" w:hAnsi="Times New Roman" w:eastAsia="Consolas" w:cs="Times New Roman"/>
                <w:color w:val="A2FCA2"/>
                <w:shd w:val="clear" w:fill="333333"/>
              </w:rPr>
              <w:t>'labels'</w:t>
            </w:r>
            <w:r>
              <w:rPr>
                <w:rFonts w:hint="default" w:ascii="Times New Roman" w:hAnsi="Times New Roman" w:eastAsia="Consolas" w:cs="Times New Roman"/>
                <w:color w:val="FFFFFF"/>
                <w:shd w:val="clear" w:fill="333333"/>
              </w:rPr>
              <w:t>: sorted_scores,</w:t>
            </w:r>
            <w:r>
              <w:rPr>
                <w:rFonts w:hint="default" w:ascii="Times New Roman" w:hAnsi="Times New Roman" w:eastAsia="Consolas" w:cs="Times New Roman"/>
                <w:color w:val="FFFFFF"/>
                <w:shd w:val="clear" w:fill="333333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color w:val="FFFFFF"/>
                <w:shd w:val="clear" w:fill="333333"/>
              </w:rPr>
              <w:t xml:space="preserve">       </w:t>
            </w:r>
            <w:r>
              <w:rPr>
                <w:rFonts w:hint="default" w:ascii="Times New Roman" w:hAnsi="Times New Roman" w:eastAsia="Consolas" w:cs="Times New Roman"/>
                <w:color w:val="A2FCA2"/>
                <w:shd w:val="clear" w:fill="333333"/>
              </w:rPr>
              <w:t>'values'</w:t>
            </w:r>
            <w:r>
              <w:rPr>
                <w:rFonts w:hint="default" w:ascii="Times New Roman" w:hAnsi="Times New Roman" w:eastAsia="Consolas" w:cs="Times New Roman"/>
                <w:color w:val="FFFFFF"/>
                <w:shd w:val="clear" w:fill="333333"/>
              </w:rPr>
              <w:t>: [score_distribution[</w:t>
            </w:r>
            <w:r>
              <w:rPr>
                <w:rFonts w:hint="default" w:ascii="Times New Roman" w:hAnsi="Times New Roman" w:eastAsia="Consolas" w:cs="Times New Roman"/>
                <w:color w:val="FFFFAA"/>
                <w:shd w:val="clear" w:fill="333333"/>
              </w:rPr>
              <w:t>score</w:t>
            </w:r>
            <w:r>
              <w:rPr>
                <w:rFonts w:hint="default" w:ascii="Times New Roman" w:hAnsi="Times New Roman" w:eastAsia="Consolas" w:cs="Times New Roman"/>
                <w:color w:val="FFFFFF"/>
                <w:shd w:val="clear" w:fill="333333"/>
              </w:rPr>
              <w:t xml:space="preserve">] </w:t>
            </w:r>
            <w:r>
              <w:rPr>
                <w:rFonts w:hint="default" w:ascii="Times New Roman" w:hAnsi="Times New Roman" w:eastAsia="Consolas" w:cs="Times New Roman"/>
                <w:color w:val="FCC28C"/>
                <w:shd w:val="clear" w:fill="333333"/>
              </w:rPr>
              <w:t>for</w:t>
            </w:r>
            <w:r>
              <w:rPr>
                <w:rFonts w:hint="default" w:ascii="Times New Roman" w:hAnsi="Times New Roman" w:eastAsia="Consolas" w:cs="Times New Roman"/>
                <w:color w:val="FFFFFF"/>
                <w:shd w:val="clear" w:fill="333333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color w:val="FFFFAA"/>
                <w:shd w:val="clear" w:fill="333333"/>
              </w:rPr>
              <w:t>score</w:t>
            </w:r>
            <w:r>
              <w:rPr>
                <w:rFonts w:hint="default" w:ascii="Times New Roman" w:hAnsi="Times New Roman" w:eastAsia="Consolas" w:cs="Times New Roman"/>
                <w:color w:val="FFFFFF"/>
                <w:shd w:val="clear" w:fill="333333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color w:val="FFFFAA"/>
                <w:shd w:val="clear" w:fill="333333"/>
              </w:rPr>
              <w:t>in</w:t>
            </w:r>
            <w:r>
              <w:rPr>
                <w:rFonts w:hint="default" w:ascii="Times New Roman" w:hAnsi="Times New Roman" w:eastAsia="Consolas" w:cs="Times New Roman"/>
                <w:color w:val="FFFFFF"/>
                <w:shd w:val="clear" w:fill="333333"/>
              </w:rPr>
              <w:t xml:space="preserve"> sorted_scores]</w:t>
            </w:r>
            <w:r>
              <w:rPr>
                <w:rFonts w:hint="default" w:ascii="Times New Roman" w:hAnsi="Times New Roman" w:eastAsia="Consolas" w:cs="Times New Roman"/>
                <w:color w:val="FFFFFF"/>
                <w:shd w:val="clear" w:fill="333333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color w:val="FFFFFF"/>
                <w:shd w:val="clear" w:fill="333333"/>
              </w:rPr>
              <w:t xml:space="preserve">   }</w:t>
            </w:r>
            <w:r>
              <w:rPr>
                <w:rFonts w:hint="default" w:ascii="Times New Roman" w:hAnsi="Times New Roman" w:eastAsia="Consolas" w:cs="Times New Roman"/>
                <w:color w:val="FFFFFF"/>
                <w:shd w:val="clear" w:fill="333333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color w:val="FFFFFF"/>
                <w:shd w:val="clear" w:fill="333333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color w:val="FFFFFF"/>
                <w:shd w:val="clear" w:fill="333333"/>
              </w:rPr>
              <w:t xml:space="preserve">   return render_template(mgn + </w:t>
            </w:r>
            <w:r>
              <w:rPr>
                <w:rFonts w:hint="default" w:ascii="Times New Roman" w:hAnsi="Times New Roman" w:eastAsia="Consolas" w:cs="Times New Roman"/>
                <w:color w:val="A2FCA2"/>
                <w:shd w:val="clear" w:fill="333333"/>
              </w:rPr>
              <w:t>'results_detail.html'</w:t>
            </w:r>
            <w:r>
              <w:rPr>
                <w:rFonts w:hint="default" w:ascii="Times New Roman" w:hAnsi="Times New Roman" w:eastAsia="Consolas" w:cs="Times New Roman"/>
                <w:color w:val="FFFFFF"/>
                <w:shd w:val="clear" w:fill="333333"/>
              </w:rPr>
              <w:t>,</w:t>
            </w:r>
            <w:r>
              <w:rPr>
                <w:rFonts w:hint="default" w:ascii="Times New Roman" w:hAnsi="Times New Roman" w:eastAsia="Consolas" w:cs="Times New Roman"/>
                <w:color w:val="FFFFFF"/>
                <w:shd w:val="clear" w:fill="333333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color w:val="FFFFFF"/>
                <w:shd w:val="clear" w:fill="333333"/>
              </w:rPr>
              <w:t xml:space="preserve">                          test=test,</w:t>
            </w:r>
            <w:r>
              <w:rPr>
                <w:rFonts w:hint="default" w:ascii="Times New Roman" w:hAnsi="Times New Roman" w:eastAsia="Consolas" w:cs="Times New Roman"/>
                <w:color w:val="FFFFFF"/>
                <w:shd w:val="clear" w:fill="333333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color w:val="FFFFFF"/>
                <w:shd w:val="clear" w:fill="333333"/>
              </w:rPr>
              <w:t xml:space="preserve">                          groups_data=groups_data,</w:t>
            </w:r>
            <w:r>
              <w:rPr>
                <w:rFonts w:hint="default" w:ascii="Times New Roman" w:hAnsi="Times New Roman" w:eastAsia="Consolas" w:cs="Times New Roman"/>
                <w:color w:val="FFFFFF"/>
                <w:shd w:val="clear" w:fill="333333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color w:val="FFFFFF"/>
                <w:shd w:val="clear" w:fill="333333"/>
              </w:rPr>
              <w:t xml:space="preserve">                          users_data=users_data,</w:t>
            </w:r>
            <w:r>
              <w:rPr>
                <w:rFonts w:hint="default" w:ascii="Times New Roman" w:hAnsi="Times New Roman" w:eastAsia="Consolas" w:cs="Times New Roman"/>
                <w:color w:val="FFFFFF"/>
                <w:shd w:val="clear" w:fill="333333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color w:val="FFFFFF"/>
                <w:shd w:val="clear" w:fill="333333"/>
              </w:rPr>
              <w:t xml:space="preserve">                          chart_data=chart_data)</w:t>
            </w:r>
          </w:p>
        </w:tc>
      </w:tr>
    </w:tbl>
    <w:p w14:paraId="5E886164">
      <w:pPr>
        <w:pStyle w:val="4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 w:ascii="Times New Roman" w:hAnsi="Times New Roman" w:cs="Times New Roman"/>
          <w:position w:val="0"/>
          <w:sz w:val="28"/>
          <w:szCs w:val="28"/>
          <w:vertAlign w:val="baseline"/>
          <w:lang w:val="ru-RU"/>
        </w:rPr>
      </w:pPr>
      <w:bookmarkStart w:id="71" w:name="_Toc1521"/>
      <w:r>
        <w:rPr>
          <w:rFonts w:hint="default" w:ascii="Times New Roman" w:hAnsi="Times New Roman" w:cs="Times New Roman"/>
          <w:position w:val="0"/>
          <w:sz w:val="28"/>
          <w:szCs w:val="28"/>
          <w:vertAlign w:val="baseline"/>
        </w:rPr>
        <w:t xml:space="preserve">Приложение </w:t>
      </w:r>
      <w:r>
        <w:rPr>
          <w:rFonts w:hint="default" w:ascii="Times New Roman" w:hAnsi="Times New Roman" w:cs="Times New Roman"/>
          <w:position w:val="0"/>
          <w:sz w:val="28"/>
          <w:szCs w:val="28"/>
          <w:vertAlign w:val="baseline"/>
          <w:lang w:val="ru-RU"/>
        </w:rPr>
        <w:t>Г</w:t>
      </w:r>
      <w:r>
        <w:rPr>
          <w:rFonts w:hint="default" w:ascii="Times New Roman" w:hAnsi="Times New Roman" w:cs="Times New Roman"/>
          <w:position w:val="0"/>
          <w:sz w:val="28"/>
          <w:szCs w:val="28"/>
          <w:vertAlign w:val="baseline"/>
        </w:rPr>
        <w:t xml:space="preserve">. </w:t>
      </w:r>
      <w:r>
        <w:rPr>
          <w:rFonts w:hint="default" w:ascii="Times New Roman" w:hAnsi="Times New Roman" w:cs="Times New Roman"/>
          <w:position w:val="0"/>
          <w:sz w:val="28"/>
          <w:szCs w:val="28"/>
          <w:vertAlign w:val="baseline"/>
          <w:lang w:val="ru-RU"/>
        </w:rPr>
        <w:t>Ссылка на репазиторий проекта</w:t>
      </w:r>
      <w:bookmarkEnd w:id="71"/>
    </w:p>
    <w:p w14:paraId="3A242DEE">
      <w:pPr>
        <w:pStyle w:val="3"/>
        <w:ind w:left="0" w:leftChars="0" w:firstLine="0" w:firstLineChars="0"/>
        <w:rPr>
          <w:rFonts w:hint="default" w:ascii="Times New Roman" w:hAnsi="Times New Roman" w:eastAsia="Helvetica" w:cs="Times New Roman"/>
          <w:b/>
          <w:bCs/>
          <w:i w:val="0"/>
          <w:iCs w:val="0"/>
          <w:caps w:val="0"/>
          <w:color w:val="000000"/>
          <w:spacing w:val="0"/>
          <w:sz w:val="28"/>
          <w:szCs w:val="28"/>
          <w:shd w:val="clear" w:fill="FFFFFF"/>
        </w:rPr>
      </w:pPr>
      <w:r>
        <w:rPr>
          <w:rFonts w:hint="default" w:ascii="Times New Roman" w:hAnsi="Times New Roman" w:eastAsia="Helvetica" w:cs="Times New Roman"/>
          <w:b/>
          <w:bCs/>
          <w:i w:val="0"/>
          <w:iCs w:val="0"/>
          <w:caps w:val="0"/>
          <w:color w:val="000000"/>
          <w:spacing w:val="0"/>
          <w:sz w:val="28"/>
          <w:szCs w:val="28"/>
          <w:shd w:val="clear" w:fill="FFFFFF"/>
        </w:rPr>
        <w:fldChar w:fldCharType="begin"/>
      </w:r>
      <w:r>
        <w:rPr>
          <w:rFonts w:hint="default" w:ascii="Times New Roman" w:hAnsi="Times New Roman" w:eastAsia="Helvetica" w:cs="Times New Roman"/>
          <w:b/>
          <w:bCs/>
          <w:i w:val="0"/>
          <w:iCs w:val="0"/>
          <w:caps w:val="0"/>
          <w:color w:val="000000"/>
          <w:spacing w:val="0"/>
          <w:sz w:val="28"/>
          <w:szCs w:val="28"/>
          <w:shd w:val="clear" w:fill="FFFFFF"/>
        </w:rPr>
        <w:instrText xml:space="preserve"> HYPERLINK "https://github.com/daret-rev/fish_chat" </w:instrText>
      </w:r>
      <w:r>
        <w:rPr>
          <w:rFonts w:hint="default" w:ascii="Times New Roman" w:hAnsi="Times New Roman" w:eastAsia="Helvetica" w:cs="Times New Roman"/>
          <w:b/>
          <w:bCs/>
          <w:i w:val="0"/>
          <w:iCs w:val="0"/>
          <w:caps w:val="0"/>
          <w:color w:val="000000"/>
          <w:spacing w:val="0"/>
          <w:sz w:val="28"/>
          <w:szCs w:val="28"/>
          <w:shd w:val="clear" w:fill="FFFFFF"/>
        </w:rPr>
        <w:fldChar w:fldCharType="separate"/>
      </w:r>
      <w:r>
        <w:rPr>
          <w:rStyle w:val="11"/>
          <w:rFonts w:hint="default" w:ascii="Times New Roman" w:hAnsi="Times New Roman" w:eastAsia="Helvetica" w:cs="Times New Roman"/>
          <w:b/>
          <w:bCs/>
          <w:i w:val="0"/>
          <w:iCs w:val="0"/>
          <w:caps w:val="0"/>
          <w:spacing w:val="0"/>
          <w:sz w:val="28"/>
          <w:szCs w:val="28"/>
          <w:shd w:val="clear" w:fill="FFFFFF"/>
        </w:rPr>
        <w:t>https://github.com/daret-rev/fish_chat</w:t>
      </w:r>
      <w:r>
        <w:rPr>
          <w:rFonts w:hint="default" w:ascii="Times New Roman" w:hAnsi="Times New Roman" w:eastAsia="Helvetica" w:cs="Times New Roman"/>
          <w:b/>
          <w:bCs/>
          <w:i w:val="0"/>
          <w:iCs w:val="0"/>
          <w:caps w:val="0"/>
          <w:color w:val="000000"/>
          <w:spacing w:val="0"/>
          <w:sz w:val="28"/>
          <w:szCs w:val="28"/>
          <w:shd w:val="clear" w:fill="FFFFFF"/>
        </w:rPr>
        <w:fldChar w:fldCharType="end"/>
      </w:r>
    </w:p>
    <w:sectPr>
      <w:headerReference r:id="rId13" w:type="first"/>
      <w:footerReference r:id="rId16" w:type="first"/>
      <w:headerReference r:id="rId11" w:type="default"/>
      <w:footerReference r:id="rId14" w:type="default"/>
      <w:headerReference r:id="rId12" w:type="even"/>
      <w:footerReference r:id="rId15" w:type="even"/>
      <w:pgSz w:w="11906" w:h="16838"/>
      <w:pgMar w:top="1035" w:right="851" w:bottom="1446" w:left="1701" w:header="709" w:footer="476" w:gutter="0"/>
      <w:pgNumType w:fmt="decimal"/>
      <w:cols w:space="720" w:num="1"/>
      <w:formProt w:val="0"/>
      <w:docGrid w:linePitch="100" w:charSpace="-8193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Liberation Sans">
    <w:panose1 w:val="020B0604020202020204"/>
    <w:charset w:val="01"/>
    <w:family w:val="roman"/>
    <w:pitch w:val="default"/>
    <w:sig w:usb0="E0000AFF" w:usb1="500078FF" w:usb2="00000021" w:usb3="00000000" w:csb0="600001BF" w:csb1="DFF70000"/>
  </w:font>
  <w:font w:name="Liberation Serif">
    <w:panose1 w:val="02020603050405020304"/>
    <w:charset w:val="01"/>
    <w:family w:val="roman"/>
    <w:pitch w:val="default"/>
    <w:sig w:usb0="E0000AFF" w:usb1="500078FF" w:usb2="00000021" w:usb3="00000000" w:csb0="600001BF" w:csb1="DFF70000"/>
  </w:font>
  <w:font w:name="Georgia">
    <w:panose1 w:val="02040502050405020303"/>
    <w:charset w:val="01"/>
    <w:family w:val="roman"/>
    <w:pitch w:val="default"/>
    <w:sig w:usb0="00000287" w:usb1="00000000" w:usb2="00000000" w:usb3="00000000" w:csb0="2000009F" w:csb1="0000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  <w:font w:name="Gungsuh">
    <w:altName w:val="Liberation Mono"/>
    <w:panose1 w:val="00000000000000000000"/>
    <w:charset w:val="01"/>
    <w:family w:val="roman"/>
    <w:pitch w:val="default"/>
    <w:sig w:usb0="00000000" w:usb1="00000000" w:usb2="00000000" w:usb3="00000000" w:csb0="00000000" w:csb1="00000000"/>
  </w:font>
  <w:font w:name="Consolas">
    <w:panose1 w:val="020B0609020204030204"/>
    <w:charset w:val="01"/>
    <w:family w:val="roman"/>
    <w:pitch w:val="default"/>
    <w:sig w:usb0="E00006FF" w:usb1="0000FCFF" w:usb2="00000001" w:usb3="00000000" w:csb0="6000019F" w:csb1="DFD7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Liberation Mono">
    <w:panose1 w:val="02070409020205020404"/>
    <w:charset w:val="00"/>
    <w:family w:val="auto"/>
    <w:pitch w:val="default"/>
    <w:sig w:usb0="E0000AFF" w:usb1="400078FF" w:usb2="00000001" w:usb3="00000000" w:csb0="600001BF" w:csb1="DFF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6FAE14B">
    <w:pPr>
      <w:pStyle w:val="3"/>
      <w:keepNext w:val="0"/>
      <w:keepLines w:val="0"/>
      <w:widowControl/>
      <w:shd w:val="clear" w:fill="auto"/>
      <w:tabs>
        <w:tab w:val="center" w:pos="4677"/>
        <w:tab w:val="right" w:pos="9355"/>
      </w:tabs>
      <w:spacing w:before="0" w:after="0" w:line="240" w:lineRule="auto"/>
      <w:ind w:left="0" w:right="0" w:firstLine="0"/>
      <w:jc w:val="right"/>
      <w:rPr>
        <w:rFonts w:ascii="Times New Roman" w:hAnsi="Times New Roman" w:eastAsia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color w:val="000000"/>
        <w:position w:val="0"/>
        <w:sz w:val="28"/>
        <w:szCs w:val="28"/>
        <w:u w:val="none"/>
        <w:shd w:val="clear" w:fill="auto"/>
        <w:vertAlign w:val="baseline"/>
      </w:rPr>
    </w:pPr>
    <w:r>
      <w:rPr>
        <w:sz w:val="28"/>
      </w:rPr>
      <w:pict>
        <v:shape id="_x0000_s2050" o:spid="_x0000_s2050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>
          <v:path/>
          <v:fill on="f" focussize="0,0"/>
          <v:stroke on="f"/>
          <v:imagedata o:title=""/>
          <o:lock v:ext="edit" aspectratio="f"/>
          <v:textbox inset="0mm,0mm,0mm,0mm" style="mso-fit-shape-to-text:t;">
            <w:txbxContent>
              <w:p w14:paraId="588E3FF3">
                <w:pPr>
                  <w:pStyle w:val="24"/>
                </w:pPr>
                <w:r>
                  <w:fldChar w:fldCharType="begin"/>
                </w:r>
                <w:r>
                  <w:instrText xml:space="preserve"> PAGE  \* MERGEFORMAT </w:instrText>
                </w:r>
                <w:r>
                  <w:fldChar w:fldCharType="separate"/>
                </w:r>
                <w:r>
                  <w:t>1</w:t>
                </w:r>
                <w:r>
                  <w:fldChar w:fldCharType="end"/>
                </w:r>
              </w:p>
            </w:txbxContent>
          </v:textbox>
        </v:shape>
      </w:pict>
    </w:r>
  </w:p>
  <w:p w14:paraId="5FE18D71">
    <w:pPr>
      <w:pStyle w:val="3"/>
      <w:keepNext w:val="0"/>
      <w:keepLines w:val="0"/>
      <w:widowControl/>
      <w:shd w:val="clear" w:fill="auto"/>
      <w:tabs>
        <w:tab w:val="center" w:pos="4677"/>
        <w:tab w:val="right" w:pos="9355"/>
      </w:tabs>
      <w:spacing w:before="0" w:after="0" w:line="240" w:lineRule="auto"/>
      <w:ind w:left="0" w:right="0" w:firstLine="0"/>
      <w:jc w:val="right"/>
      <w:rPr>
        <w:rFonts w:ascii="Times New Roman" w:hAnsi="Times New Roman" w:eastAsia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color w:val="000000"/>
        <w:position w:val="0"/>
        <w:sz w:val="28"/>
        <w:szCs w:val="28"/>
        <w:u w:val="none"/>
        <w:shd w:val="clear" w:fill="auto"/>
        <w:vertAlign w:val="baseline"/>
      </w:rPr>
    </w:pPr>
    <w:r>
      <w:rPr>
        <w:rFonts w:ascii="Times New Roman" w:hAnsi="Times New Roman" w:eastAsia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color w:val="000000"/>
        <w:position w:val="0"/>
        <w:sz w:val="28"/>
        <w:szCs w:val="28"/>
        <w:u w:val="none"/>
        <w:shd w:val="clear" w:fill="auto"/>
        <w:vertAlign w:val="baseline"/>
      </w:rPr>
      <mc:AlternateContent>
        <mc:Choice Requires="wps">
          <w:drawing>
            <wp:anchor distT="0" distB="0" distL="0" distR="0" simplePos="0" relativeHeight="251659264" behindDoc="1" locked="0" layoutInCell="1" allowOverlap="1">
              <wp:simplePos x="0" y="0"/>
              <wp:positionH relativeFrom="column">
                <wp:posOffset>0</wp:posOffset>
              </wp:positionH>
              <wp:positionV relativeFrom="paragraph">
                <wp:posOffset>635</wp:posOffset>
              </wp:positionV>
              <wp:extent cx="1847850" cy="1847850"/>
              <wp:effectExtent l="0" t="0" r="0" b="0"/>
              <wp:wrapNone/>
              <wp:docPr id="26" name="Shape 2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847880" cy="184788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>
                        <a:srgbClr val="FFFFFF"/>
                      </a:lnRef>
                      <a:fillRef idx="0">
                        <a:srgbClr val="FFFFFF"/>
                      </a:fillRef>
                      <a:effectRef idx="0">
                        <a:srgbClr val="FFFFFF"/>
                      </a:effectRef>
                      <a:fontRef idx="minor"/>
                    </wps:style>
                    <wps:txbx>
                      <w:txbxContent>
                        <w:p w14:paraId="1275513B">
                          <w:pPr>
                            <w:pStyle w:val="30"/>
                            <w:spacing w:before="0" w:after="0" w:line="240" w:lineRule="auto"/>
                            <w:ind w:left="0" w:right="0" w:firstLine="0"/>
                            <w:jc w:val="right"/>
                          </w:pPr>
                          <w:r>
                            <w:rPr>
                              <w:rFonts w:ascii="Times New Roman" w:hAnsi="Times New Roman" w:eastAsia="Times New Roman" w:cs="Times New Roman"/>
                              <w:b w:val="0"/>
                              <w:i w:val="0"/>
                              <w:caps w:val="0"/>
                              <w:smallCaps w:val="0"/>
                              <w:strike w:val="0"/>
                              <w:dstrike w:val="0"/>
                              <w:color w:val="000000"/>
                              <w:position w:val="0"/>
                              <w:sz w:val="28"/>
                              <w:vertAlign w:val="baseline"/>
                            </w:rPr>
                            <w:t xml:space="preserve"> PAGE 0</w:t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 22" o:spid="_x0000_s1026" o:spt="1" style="position:absolute;left:0pt;margin-left:0pt;margin-top:0.05pt;height:145.5pt;width:145.5pt;z-index:-251657216;mso-width-relative:page;mso-height-relative:page;" filled="f" stroked="f" coordsize="21600,21600" o:gfxdata="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">
              <v:fill on="f" focussize="0,0"/>
              <v:stroke on="f" weight="0pt"/>
              <v:imagedata o:title=""/>
              <o:lock v:ext="edit" aspectratio="f"/>
              <v:textbox inset="0mm,0mm,0mm,0mm">
                <w:txbxContent>
                  <w:p w14:paraId="1275513B">
                    <w:pPr>
                      <w:pStyle w:val="30"/>
                      <w:spacing w:before="0" w:after="0" w:line="240" w:lineRule="auto"/>
                      <w:ind w:left="0" w:right="0" w:firstLine="0"/>
                      <w:jc w:val="right"/>
                    </w:pPr>
                    <w:r>
                      <w:rPr>
                        <w:rFonts w:ascii="Times New Roman" w:hAnsi="Times New Roman" w:eastAsia="Times New Roman" w:cs="Times New Roman"/>
                        <w:b w:val="0"/>
                        <w:i w:val="0"/>
                        <w:caps w:val="0"/>
                        <w:smallCaps w:val="0"/>
                        <w:strike w:val="0"/>
                        <w:dstrike w:val="0"/>
                        <w:color w:val="000000"/>
                        <w:position w:val="0"/>
                        <w:sz w:val="28"/>
                        <w:vertAlign w:val="baseline"/>
                      </w:rPr>
                      <w:t xml:space="preserve"> PAGE 0</w:t>
                    </w:r>
                  </w:p>
                </w:txbxContent>
              </v:textbox>
            </v:rect>
          </w:pict>
        </mc:Fallback>
      </mc:AlternateContent>
    </w:r>
  </w:p>
  <w:p w14:paraId="3FDBB12F">
    <w:pPr>
      <w:pStyle w:val="3"/>
      <w:keepNext w:val="0"/>
      <w:keepLines w:val="0"/>
      <w:widowControl/>
      <w:shd w:val="clear" w:fill="auto"/>
      <w:tabs>
        <w:tab w:val="center" w:pos="4677"/>
        <w:tab w:val="right" w:pos="9355"/>
      </w:tabs>
      <w:spacing w:before="0" w:after="0" w:line="240" w:lineRule="auto"/>
      <w:ind w:left="0" w:right="0" w:firstLine="0"/>
      <w:jc w:val="right"/>
      <w:rPr>
        <w:rFonts w:ascii="Calibri" w:hAnsi="Calibri" w:eastAsia="Calibri" w:cs="Calibri"/>
        <w:b w:val="0"/>
        <w:bCs w:val="0"/>
        <w:i w:val="0"/>
        <w:iCs w:val="0"/>
        <w:caps w:val="0"/>
        <w:smallCaps w:val="0"/>
        <w:strike w:val="0"/>
        <w:dstrike w:val="0"/>
        <w:color w:val="000000"/>
        <w:position w:val="0"/>
        <w:sz w:val="28"/>
        <w:szCs w:val="28"/>
        <w:u w:val="none"/>
        <w:shd w:val="clear" w:fill="auto"/>
        <w:vertAlign w:val="baseline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90D972E">
    <w:pPr>
      <w:pStyle w:val="3"/>
      <w:spacing w:before="0" w:after="16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8BA12C1">
    <w:pPr>
      <w:pStyle w:val="3"/>
      <w:keepNext w:val="0"/>
      <w:keepLines w:val="0"/>
      <w:widowControl/>
      <w:shd w:val="clear" w:fill="FFFFFF"/>
      <w:spacing w:before="0" w:after="0" w:line="240" w:lineRule="auto"/>
      <w:ind w:left="0" w:right="0" w:firstLine="0"/>
      <w:jc w:val="center"/>
      <w:rPr>
        <w:rFonts w:ascii="Times New Roman" w:hAnsi="Times New Roman" w:eastAsia="Times New Roman" w:cs="Times New Roman"/>
        <w:i w:val="0"/>
        <w:iCs w:val="0"/>
        <w:caps w:val="0"/>
        <w:smallCaps w:val="0"/>
        <w:color w:val="242424"/>
        <w:sz w:val="28"/>
        <w:szCs w:val="28"/>
      </w:rPr>
    </w:pPr>
    <w:r>
      <w:rPr>
        <w:rFonts w:ascii="Times New Roman" w:hAnsi="Times New Roman" w:eastAsia="Times New Roman" w:cs="Times New Roman"/>
        <w:i w:val="0"/>
        <w:iCs w:val="0"/>
        <w:caps w:val="0"/>
        <w:smallCaps w:val="0"/>
        <w:color w:val="242424"/>
        <w:position w:val="0"/>
        <w:sz w:val="28"/>
        <w:szCs w:val="28"/>
        <w:highlight w:val="white"/>
        <w:vertAlign w:val="baseline"/>
      </w:rPr>
      <w:t>г.</w:t>
    </w:r>
    <w:r>
      <w:rPr>
        <w:rFonts w:eastAsia="Times New Roman" w:cs="Times New Roman"/>
        <w:i w:val="0"/>
        <w:iCs w:val="0"/>
        <w:caps w:val="0"/>
        <w:smallCaps w:val="0"/>
        <w:color w:val="242424"/>
        <w:position w:val="0"/>
        <w:sz w:val="28"/>
        <w:szCs w:val="28"/>
        <w:highlight w:val="white"/>
        <w:vertAlign w:val="baseline"/>
        <w:lang w:val="en-US"/>
      </w:rPr>
      <w:t xml:space="preserve"> </w:t>
    </w:r>
    <w:r>
      <w:rPr>
        <w:rFonts w:ascii="Times New Roman" w:hAnsi="Times New Roman" w:eastAsia="Times New Roman" w:cs="Times New Roman"/>
        <w:i w:val="0"/>
        <w:iCs w:val="0"/>
        <w:caps w:val="0"/>
        <w:smallCaps w:val="0"/>
        <w:color w:val="242424"/>
        <w:position w:val="0"/>
        <w:sz w:val="28"/>
        <w:szCs w:val="28"/>
        <w:highlight w:val="white"/>
        <w:vertAlign w:val="baseline"/>
      </w:rPr>
      <w:t>Хабаровск, 2026</w:t>
    </w:r>
  </w:p>
  <w:p w14:paraId="1E68A775">
    <w:pPr>
      <w:pStyle w:val="3"/>
      <w:keepNext w:val="0"/>
      <w:keepLines w:val="0"/>
      <w:widowControl/>
      <w:shd w:val="clear" w:fill="auto"/>
      <w:tabs>
        <w:tab w:val="center" w:pos="4677"/>
        <w:tab w:val="right" w:pos="9355"/>
      </w:tabs>
      <w:spacing w:before="0" w:after="0" w:line="240" w:lineRule="auto"/>
      <w:ind w:left="0" w:right="0" w:firstLine="0"/>
      <w:jc w:val="left"/>
      <w:rPr>
        <w:rFonts w:ascii="Calibri" w:hAnsi="Calibri" w:eastAsia="Calibri" w:cs="Calibri"/>
        <w:b w:val="0"/>
        <w:bCs w:val="0"/>
        <w:i w:val="0"/>
        <w:iCs w:val="0"/>
        <w:caps w:val="0"/>
        <w:smallCaps w:val="0"/>
        <w:strike w:val="0"/>
        <w:dstrike w:val="0"/>
        <w:color w:val="000000"/>
        <w:position w:val="0"/>
        <w:sz w:val="28"/>
        <w:szCs w:val="28"/>
        <w:u w:val="none"/>
        <w:shd w:val="clear" w:fill="auto"/>
        <w:vertAlign w:val="baseline"/>
      </w:rPr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385B2F2">
    <w:pPr>
      <w:pStyle w:val="3"/>
      <w:keepNext w:val="0"/>
      <w:keepLines w:val="0"/>
      <w:widowControl/>
      <w:shd w:val="clear" w:fill="auto"/>
      <w:tabs>
        <w:tab w:val="center" w:pos="4677"/>
        <w:tab w:val="right" w:pos="9355"/>
      </w:tabs>
      <w:spacing w:before="0" w:after="0" w:line="240" w:lineRule="auto"/>
      <w:ind w:left="0" w:right="0" w:firstLine="0"/>
      <w:jc w:val="right"/>
      <w:rPr>
        <w:rFonts w:ascii="Times New Roman" w:hAnsi="Times New Roman" w:eastAsia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color w:val="000000"/>
        <w:position w:val="0"/>
        <w:sz w:val="28"/>
        <w:szCs w:val="28"/>
        <w:u w:val="none"/>
        <w:shd w:val="clear" w:fill="auto"/>
        <w:vertAlign w:val="baseline"/>
      </w:rPr>
    </w:pPr>
  </w:p>
  <w:p w14:paraId="6769A299">
    <w:pPr>
      <w:pStyle w:val="3"/>
      <w:keepNext w:val="0"/>
      <w:keepLines w:val="0"/>
      <w:widowControl/>
      <w:shd w:val="clear" w:fill="auto"/>
      <w:tabs>
        <w:tab w:val="center" w:pos="4677"/>
        <w:tab w:val="right" w:pos="9355"/>
      </w:tabs>
      <w:spacing w:before="0" w:after="0" w:line="240" w:lineRule="auto"/>
      <w:ind w:left="0" w:right="0" w:firstLine="0"/>
      <w:jc w:val="right"/>
      <w:rPr>
        <w:rFonts w:ascii="Times New Roman" w:hAnsi="Times New Roman" w:eastAsia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color w:val="000000"/>
        <w:position w:val="0"/>
        <w:sz w:val="28"/>
        <w:szCs w:val="28"/>
        <w:u w:val="none"/>
        <w:shd w:val="clear" w:fill="auto"/>
        <w:vertAlign w:val="baseline"/>
      </w:rPr>
    </w:pPr>
    <w:r>
      <w:rPr>
        <w:sz w:val="28"/>
      </w:rPr>
      <w:pict>
        <v:shape id="_x0000_s2051" o:spid="_x0000_s2051" o:spt="202" type="#_x0000_t202" style="position:absolute;left:0pt;margin-top:0pt;height:144pt;width:144pt;mso-position-horizontal:center;mso-position-horizontal-relative:margin;mso-wrap-style:none;z-index:251661312;mso-width-relative:page;mso-height-relative:page;" filled="f" stroked="f" coordsize="21600,21600">
          <v:path/>
          <v:fill on="f" focussize="0,0"/>
          <v:stroke on="f"/>
          <v:imagedata o:title=""/>
          <o:lock v:ext="edit" aspectratio="f"/>
          <v:textbox inset="0mm,0mm,0mm,0mm" style="mso-fit-shape-to-text:t;">
            <w:txbxContent>
              <w:p w14:paraId="522C112C">
                <w:pPr>
                  <w:pStyle w:val="3"/>
                  <w:keepNext w:val="0"/>
                  <w:keepLines w:val="0"/>
                  <w:widowControl/>
                  <w:shd w:val="clear" w:fill="auto"/>
                  <w:tabs>
                    <w:tab w:val="center" w:pos="4677"/>
                    <w:tab w:val="right" w:pos="9355"/>
                  </w:tabs>
                  <w:spacing w:before="0" w:after="0" w:line="240" w:lineRule="auto"/>
                  <w:ind w:left="0" w:right="0" w:firstLine="0"/>
                  <w:jc w:val="right"/>
                </w:pPr>
                <w:r>
                  <w:rPr>
                    <w:rFonts w:ascii="Times New Roman" w:hAnsi="Times New Roman" w:eastAsia="Times New Roman" w:cs="Times New Roman"/>
                    <w:b w:val="0"/>
                    <w:bCs w:val="0"/>
                    <w:i w:val="0"/>
                    <w:iCs w:val="0"/>
                    <w:caps w:val="0"/>
                    <w:smallCaps w:val="0"/>
                    <w:strike w:val="0"/>
                    <w:dstrike w:val="0"/>
                    <w:color w:val="000000"/>
                    <w:position w:val="0"/>
                    <w:sz w:val="28"/>
                    <w:szCs w:val="28"/>
                    <w:u w:val="none"/>
                    <w:shd w:val="clear" w:fill="auto"/>
                    <w:vertAlign w:val="baseline"/>
                  </w:rPr>
                  <w:fldChar w:fldCharType="begin"/>
                </w:r>
                <w:r>
                  <w:rPr>
                    <w:rFonts w:ascii="Times New Roman" w:hAnsi="Times New Roman" w:eastAsia="Times New Roman" w:cs="Times New Roman"/>
                    <w:b w:val="0"/>
                    <w:bCs w:val="0"/>
                    <w:i w:val="0"/>
                    <w:iCs w:val="0"/>
                    <w:caps w:val="0"/>
                    <w:smallCaps w:val="0"/>
                    <w:strike w:val="0"/>
                    <w:dstrike w:val="0"/>
                    <w:color w:val="000000"/>
                    <w:position w:val="0"/>
                    <w:sz w:val="28"/>
                    <w:szCs w:val="28"/>
                    <w:u w:val="none"/>
                    <w:shd w:val="clear" w:fill="auto"/>
                    <w:vertAlign w:val="baseline"/>
                  </w:rPr>
                  <w:instrText xml:space="preserve"> PAGE </w:instrText>
                </w:r>
                <w:r>
                  <w:rPr>
                    <w:rFonts w:ascii="Times New Roman" w:hAnsi="Times New Roman" w:eastAsia="Times New Roman" w:cs="Times New Roman"/>
                    <w:b w:val="0"/>
                    <w:bCs w:val="0"/>
                    <w:i w:val="0"/>
                    <w:iCs w:val="0"/>
                    <w:caps w:val="0"/>
                    <w:smallCaps w:val="0"/>
                    <w:strike w:val="0"/>
                    <w:dstrike w:val="0"/>
                    <w:color w:val="000000"/>
                    <w:position w:val="0"/>
                    <w:sz w:val="28"/>
                    <w:szCs w:val="28"/>
                    <w:u w:val="none"/>
                    <w:shd w:val="clear" w:fill="auto"/>
                    <w:vertAlign w:val="baseline"/>
                  </w:rPr>
                  <w:fldChar w:fldCharType="separate"/>
                </w:r>
                <w:r>
                  <w:rPr>
                    <w:rFonts w:ascii="Times New Roman" w:hAnsi="Times New Roman" w:eastAsia="Times New Roman" w:cs="Times New Roman"/>
                    <w:b w:val="0"/>
                    <w:bCs w:val="0"/>
                    <w:i w:val="0"/>
                    <w:iCs w:val="0"/>
                    <w:caps w:val="0"/>
                    <w:smallCaps w:val="0"/>
                    <w:strike w:val="0"/>
                    <w:dstrike w:val="0"/>
                    <w:color w:val="000000"/>
                    <w:position w:val="0"/>
                    <w:sz w:val="28"/>
                    <w:szCs w:val="28"/>
                    <w:u w:val="none"/>
                    <w:shd w:val="clear" w:fill="auto"/>
                    <w:vertAlign w:val="baseline"/>
                  </w:rPr>
                  <w:t>44</w:t>
                </w:r>
                <w:r>
                  <w:rPr>
                    <w:rFonts w:ascii="Times New Roman" w:hAnsi="Times New Roman" w:eastAsia="Times New Roman" w:cs="Times New Roman"/>
                    <w:b w:val="0"/>
                    <w:bCs w:val="0"/>
                    <w:i w:val="0"/>
                    <w:iCs w:val="0"/>
                    <w:caps w:val="0"/>
                    <w:smallCaps w:val="0"/>
                    <w:strike w:val="0"/>
                    <w:dstrike w:val="0"/>
                    <w:color w:val="000000"/>
                    <w:position w:val="0"/>
                    <w:sz w:val="28"/>
                    <w:szCs w:val="28"/>
                    <w:u w:val="none"/>
                    <w:shd w:val="clear" w:fill="auto"/>
                    <w:vertAlign w:val="baseline"/>
                  </w:rPr>
                  <w:fldChar w:fldCharType="end"/>
                </w:r>
              </w:p>
            </w:txbxContent>
          </v:textbox>
        </v:shape>
      </w:pict>
    </w:r>
    <w:r>
      <w:rPr>
        <w:rFonts w:ascii="Times New Roman" w:hAnsi="Times New Roman" w:eastAsia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color w:val="000000"/>
        <w:position w:val="0"/>
        <w:sz w:val="28"/>
        <w:szCs w:val="28"/>
        <w:u w:val="none"/>
        <w:shd w:val="clear" w:fill="auto"/>
        <w:vertAlign w:val="baseline"/>
      </w:rPr>
      <mc:AlternateContent>
        <mc:Choice Requires="wps">
          <w:drawing>
            <wp:anchor distT="0" distB="0" distL="0" distR="0" simplePos="0" relativeHeight="251659264" behindDoc="1" locked="0" layoutInCell="1" allowOverlap="1">
              <wp:simplePos x="0" y="0"/>
              <wp:positionH relativeFrom="column">
                <wp:posOffset>4100830</wp:posOffset>
              </wp:positionH>
              <wp:positionV relativeFrom="paragraph">
                <wp:posOffset>-8890</wp:posOffset>
              </wp:positionV>
              <wp:extent cx="1847850" cy="224790"/>
              <wp:effectExtent l="0" t="0" r="0" b="0"/>
              <wp:wrapNone/>
              <wp:docPr id="36" name="Shape 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847880" cy="2246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>
                        <a:srgbClr val="FFFFFF"/>
                      </a:lnRef>
                      <a:fillRef idx="0">
                        <a:srgbClr val="FFFFFF"/>
                      </a:fillRef>
                      <a:effectRef idx="0">
                        <a:srgbClr val="FFFFFF"/>
                      </a:effectRef>
                      <a:fontRef idx="minor"/>
                    </wps:style>
                    <wps:txbx>
                      <w:txbxContent>
                        <w:p w14:paraId="576EA1E7">
                          <w:pPr>
                            <w:pStyle w:val="30"/>
                            <w:spacing w:before="0" w:after="0" w:line="240" w:lineRule="auto"/>
                            <w:ind w:left="0" w:right="0" w:firstLine="0"/>
                            <w:jc w:val="right"/>
                            <w:rPr>
                              <w:rFonts w:ascii="Calibri" w:hAnsi="Calibri" w:eastAsia="Calibri" w:cs="Calibri"/>
                              <w:b w:val="0"/>
                              <w:i w:val="0"/>
                              <w:caps w:val="0"/>
                              <w:smallCaps w:val="0"/>
                              <w:strike w:val="0"/>
                              <w:dstrike w:val="0"/>
                              <w:color w:val="000000"/>
                              <w:position w:val="0"/>
                              <w:sz w:val="28"/>
                              <w:vertAlign w:val="baseline"/>
                            </w:rPr>
                          </w:pP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 11" o:spid="_x0000_s1026" o:spt="1" style="position:absolute;left:0pt;margin-left:322.9pt;margin-top:-0.7pt;height:17.7pt;width:145.5pt;z-index:-251657216;mso-width-relative:page;mso-height-relative:page;" filled="f" stroked="f" coordsize="21600,21600" o:gfxdata="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">
              <v:fill on="f" focussize="0,0"/>
              <v:stroke on="f" weight="0pt"/>
              <v:imagedata o:title=""/>
              <o:lock v:ext="edit" aspectratio="f"/>
              <v:textbox inset="0mm,0mm,0mm,0mm">
                <w:txbxContent>
                  <w:p w14:paraId="576EA1E7">
                    <w:pPr>
                      <w:pStyle w:val="30"/>
                      <w:spacing w:before="0" w:after="0" w:line="240" w:lineRule="auto"/>
                      <w:ind w:left="0" w:right="0" w:firstLine="0"/>
                      <w:jc w:val="right"/>
                      <w:rPr>
                        <w:rFonts w:ascii="Calibri" w:hAnsi="Calibri" w:eastAsia="Calibri" w:cs="Calibri"/>
                        <w:b w:val="0"/>
                        <w:i w:val="0"/>
                        <w:caps w:val="0"/>
                        <w:smallCaps w:val="0"/>
                        <w:strike w:val="0"/>
                        <w:dstrike w:val="0"/>
                        <w:color w:val="000000"/>
                        <w:position w:val="0"/>
                        <w:sz w:val="28"/>
                        <w:vertAlign w:val="baseline"/>
                      </w:rPr>
                    </w:pPr>
                  </w:p>
                </w:txbxContent>
              </v:textbox>
            </v:rect>
          </w:pict>
        </mc:Fallback>
      </mc:AlternateContent>
    </w:r>
  </w:p>
  <w:p w14:paraId="4BF99BED">
    <w:pPr>
      <w:pStyle w:val="3"/>
      <w:keepNext w:val="0"/>
      <w:keepLines w:val="0"/>
      <w:widowControl/>
      <w:shd w:val="clear" w:fill="auto"/>
      <w:tabs>
        <w:tab w:val="center" w:pos="4677"/>
        <w:tab w:val="right" w:pos="9355"/>
      </w:tabs>
      <w:spacing w:before="0" w:after="0" w:line="240" w:lineRule="auto"/>
      <w:ind w:left="0" w:right="0" w:firstLine="0"/>
      <w:jc w:val="right"/>
      <w:rPr>
        <w:rFonts w:ascii="Calibri" w:hAnsi="Calibri" w:eastAsia="Calibri" w:cs="Calibri"/>
        <w:b w:val="0"/>
        <w:bCs w:val="0"/>
        <w:i w:val="0"/>
        <w:iCs w:val="0"/>
        <w:caps w:val="0"/>
        <w:smallCaps w:val="0"/>
        <w:strike w:val="0"/>
        <w:dstrike w:val="0"/>
        <w:color w:val="000000"/>
        <w:position w:val="0"/>
        <w:sz w:val="28"/>
        <w:szCs w:val="28"/>
        <w:u w:val="none"/>
        <w:shd w:val="clear" w:fill="auto"/>
        <w:vertAlign w:val="baseline"/>
      </w:rPr>
    </w:pP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3B8A9D">
    <w:pPr>
      <w:pStyle w:val="3"/>
      <w:keepNext w:val="0"/>
      <w:keepLines w:val="0"/>
      <w:widowControl/>
      <w:shd w:val="clear" w:fill="auto"/>
      <w:tabs>
        <w:tab w:val="center" w:pos="4677"/>
        <w:tab w:val="right" w:pos="9355"/>
      </w:tabs>
      <w:spacing w:before="0" w:after="0" w:line="240" w:lineRule="auto"/>
      <w:ind w:left="0" w:right="0" w:firstLine="0"/>
      <w:jc w:val="right"/>
      <w:rPr>
        <w:rFonts w:ascii="Times New Roman" w:hAnsi="Times New Roman" w:eastAsia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color w:val="000000"/>
        <w:position w:val="0"/>
        <w:sz w:val="28"/>
        <w:szCs w:val="28"/>
        <w:u w:val="none"/>
        <w:shd w:val="clear" w:fill="auto"/>
        <w:vertAlign w:val="baseline"/>
      </w:rPr>
    </w:pPr>
  </w:p>
  <w:p w14:paraId="25C61A69">
    <w:pPr>
      <w:pStyle w:val="3"/>
      <w:keepNext w:val="0"/>
      <w:keepLines w:val="0"/>
      <w:widowControl/>
      <w:shd w:val="clear" w:fill="auto"/>
      <w:tabs>
        <w:tab w:val="center" w:pos="4677"/>
        <w:tab w:val="right" w:pos="9355"/>
      </w:tabs>
      <w:spacing w:before="0" w:after="0" w:line="240" w:lineRule="auto"/>
      <w:ind w:left="0" w:right="0" w:firstLine="0"/>
      <w:jc w:val="right"/>
      <w:rPr>
        <w:rFonts w:ascii="Times New Roman" w:hAnsi="Times New Roman" w:eastAsia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color w:val="000000"/>
        <w:position w:val="0"/>
        <w:sz w:val="28"/>
        <w:szCs w:val="28"/>
        <w:u w:val="none"/>
        <w:shd w:val="clear" w:fill="auto"/>
        <w:vertAlign w:val="baseline"/>
      </w:rPr>
    </w:pPr>
    <w:r>
      <w:rPr>
        <w:rFonts w:ascii="Times New Roman" w:hAnsi="Times New Roman" w:eastAsia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color w:val="000000"/>
        <w:position w:val="0"/>
        <w:sz w:val="28"/>
        <w:szCs w:val="28"/>
        <w:u w:val="none"/>
        <w:shd w:val="clear" w:fill="auto"/>
        <w:vertAlign w:val="baseline"/>
      </w:rPr>
      <mc:AlternateContent>
        <mc:Choice Requires="wps">
          <w:drawing>
            <wp:anchor distT="0" distB="0" distL="0" distR="0" simplePos="0" relativeHeight="251659264" behindDoc="1" locked="0" layoutInCell="1" allowOverlap="1">
              <wp:simplePos x="0" y="0"/>
              <wp:positionH relativeFrom="column">
                <wp:posOffset>0</wp:posOffset>
              </wp:positionH>
              <wp:positionV relativeFrom="paragraph">
                <wp:posOffset>635</wp:posOffset>
              </wp:positionV>
              <wp:extent cx="1847850" cy="224790"/>
              <wp:effectExtent l="0" t="0" r="0" b="0"/>
              <wp:wrapNone/>
              <wp:docPr id="35" name="Shape 1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847880" cy="2246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>
                        <a:srgbClr val="FFFFFF"/>
                      </a:lnRef>
                      <a:fillRef idx="0">
                        <a:srgbClr val="FFFFFF"/>
                      </a:fillRef>
                      <a:effectRef idx="0">
                        <a:srgbClr val="FFFFFF"/>
                      </a:effectRef>
                      <a:fontRef idx="minor"/>
                    </wps:style>
                    <wps:txbx>
                      <w:txbxContent>
                        <w:p w14:paraId="4ADCB58F">
                          <w:pPr>
                            <w:pStyle w:val="30"/>
                            <w:spacing w:before="0" w:after="0" w:line="240" w:lineRule="auto"/>
                            <w:ind w:left="0" w:right="0" w:firstLine="0"/>
                            <w:jc w:val="right"/>
                          </w:pPr>
                          <w:r>
                            <w:rPr>
                              <w:rFonts w:eastAsia="Calibri" w:cs="Calibri"/>
                              <w:b w:val="0"/>
                              <w:i w:val="0"/>
                              <w:caps w:val="0"/>
                              <w:smallCaps w:val="0"/>
                              <w:strike w:val="0"/>
                              <w:dstrike w:val="0"/>
                              <w:color w:val="000000"/>
                              <w:position w:val="0"/>
                              <w:sz w:val="28"/>
                              <w:vertAlign w:val="baseline"/>
                            </w:rPr>
                            <w:t xml:space="preserve"> PAGE 2</w:t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 17" o:spid="_x0000_s1026" o:spt="1" style="position:absolute;left:0pt;margin-left:0pt;margin-top:0.05pt;height:17.7pt;width:145.5pt;z-index:-251657216;mso-width-relative:page;mso-height-relative:page;" filled="f" stroked="f" coordsize="21600,21600" o:gfxdata="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">
              <v:fill on="f" focussize="0,0"/>
              <v:stroke on="f" weight="0pt"/>
              <v:imagedata o:title=""/>
              <o:lock v:ext="edit" aspectratio="f"/>
              <v:textbox inset="0mm,0mm,0mm,0mm">
                <w:txbxContent>
                  <w:p w14:paraId="4ADCB58F">
                    <w:pPr>
                      <w:pStyle w:val="30"/>
                      <w:spacing w:before="0" w:after="0" w:line="240" w:lineRule="auto"/>
                      <w:ind w:left="0" w:right="0" w:firstLine="0"/>
                      <w:jc w:val="right"/>
                    </w:pPr>
                    <w:r>
                      <w:rPr>
                        <w:rFonts w:eastAsia="Calibri" w:cs="Calibri"/>
                        <w:b w:val="0"/>
                        <w:i w:val="0"/>
                        <w:caps w:val="0"/>
                        <w:smallCaps w:val="0"/>
                        <w:strike w:val="0"/>
                        <w:dstrike w:val="0"/>
                        <w:color w:val="000000"/>
                        <w:position w:val="0"/>
                        <w:sz w:val="28"/>
                        <w:vertAlign w:val="baseline"/>
                      </w:rPr>
                      <w:t xml:space="preserve"> PAGE 2</w:t>
                    </w:r>
                  </w:p>
                </w:txbxContent>
              </v:textbox>
            </v:rect>
          </w:pict>
        </mc:Fallback>
      </mc:AlternateContent>
    </w:r>
  </w:p>
  <w:p w14:paraId="5E00560D">
    <w:pPr>
      <w:pStyle w:val="3"/>
      <w:keepNext w:val="0"/>
      <w:keepLines w:val="0"/>
      <w:widowControl/>
      <w:shd w:val="clear" w:fill="auto"/>
      <w:tabs>
        <w:tab w:val="center" w:pos="4677"/>
        <w:tab w:val="right" w:pos="9355"/>
      </w:tabs>
      <w:spacing w:before="0" w:after="0" w:line="240" w:lineRule="auto"/>
      <w:ind w:left="0" w:right="0" w:firstLine="0"/>
      <w:jc w:val="right"/>
      <w:rPr>
        <w:rFonts w:ascii="Calibri" w:hAnsi="Calibri" w:eastAsia="Calibri" w:cs="Calibri"/>
        <w:b w:val="0"/>
        <w:bCs w:val="0"/>
        <w:i w:val="0"/>
        <w:iCs w:val="0"/>
        <w:caps w:val="0"/>
        <w:smallCaps w:val="0"/>
        <w:strike w:val="0"/>
        <w:dstrike w:val="0"/>
        <w:color w:val="000000"/>
        <w:position w:val="0"/>
        <w:sz w:val="28"/>
        <w:szCs w:val="28"/>
        <w:u w:val="none"/>
        <w:shd w:val="clear" w:fill="auto"/>
        <w:vertAlign w:val="baseline"/>
      </w:rPr>
    </w:pP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1E49868">
    <w:pPr>
      <w:pStyle w:val="3"/>
      <w:keepNext w:val="0"/>
      <w:keepLines w:val="0"/>
      <w:widowControl/>
      <w:shd w:val="clear" w:fill="auto"/>
      <w:tabs>
        <w:tab w:val="center" w:pos="4677"/>
        <w:tab w:val="right" w:pos="9355"/>
      </w:tabs>
      <w:spacing w:before="0" w:after="0" w:line="240" w:lineRule="auto"/>
      <w:ind w:left="0" w:right="0" w:firstLine="0"/>
      <w:jc w:val="right"/>
      <w:rPr>
        <w:rFonts w:ascii="Times New Roman" w:hAnsi="Times New Roman" w:eastAsia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color w:val="000000"/>
        <w:position w:val="0"/>
        <w:sz w:val="28"/>
        <w:szCs w:val="28"/>
        <w:u w:val="none"/>
        <w:shd w:val="clear" w:fill="auto"/>
        <w:vertAlign w:val="baseline"/>
      </w:rPr>
    </w:pPr>
  </w:p>
  <w:p w14:paraId="74FBF9FA">
    <w:pPr>
      <w:pStyle w:val="3"/>
      <w:keepNext w:val="0"/>
      <w:keepLines w:val="0"/>
      <w:widowControl/>
      <w:shd w:val="clear" w:fill="auto"/>
      <w:tabs>
        <w:tab w:val="center" w:pos="4677"/>
        <w:tab w:val="right" w:pos="9355"/>
      </w:tabs>
      <w:spacing w:before="0" w:after="0" w:line="240" w:lineRule="auto"/>
      <w:ind w:left="0" w:right="0" w:firstLine="0"/>
      <w:jc w:val="right"/>
      <w:rPr>
        <w:rFonts w:ascii="Times New Roman" w:hAnsi="Times New Roman" w:eastAsia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color w:val="000000"/>
        <w:position w:val="0"/>
        <w:sz w:val="28"/>
        <w:szCs w:val="28"/>
        <w:u w:val="none"/>
        <w:shd w:val="clear" w:fill="auto"/>
        <w:vertAlign w:val="baseline"/>
      </w:rPr>
    </w:pPr>
    <w:r>
      <w:rPr>
        <w:rFonts w:ascii="Times New Roman" w:hAnsi="Times New Roman" w:eastAsia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color w:val="000000"/>
        <w:position w:val="0"/>
        <w:sz w:val="28"/>
        <w:szCs w:val="28"/>
        <w:u w:val="none"/>
        <w:shd w:val="clear" w:fill="auto"/>
        <w:vertAlign w:val="baseline"/>
      </w:rPr>
      <mc:AlternateContent>
        <mc:Choice Requires="wps">
          <w:drawing>
            <wp:anchor distT="0" distB="0" distL="0" distR="0" simplePos="0" relativeHeight="251659264" behindDoc="1" locked="0" layoutInCell="1" allowOverlap="1">
              <wp:simplePos x="0" y="0"/>
              <wp:positionH relativeFrom="column">
                <wp:posOffset>4100830</wp:posOffset>
              </wp:positionH>
              <wp:positionV relativeFrom="paragraph">
                <wp:posOffset>-8890</wp:posOffset>
              </wp:positionV>
              <wp:extent cx="1847850" cy="224790"/>
              <wp:effectExtent l="0" t="0" r="0" b="0"/>
              <wp:wrapNone/>
              <wp:docPr id="37" name="Shape 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847880" cy="2246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>
                        <a:srgbClr val="FFFFFF"/>
                      </a:lnRef>
                      <a:fillRef idx="0">
                        <a:srgbClr val="FFFFFF"/>
                      </a:fillRef>
                      <a:effectRef idx="0">
                        <a:srgbClr val="FFFFFF"/>
                      </a:effectRef>
                      <a:fontRef idx="minor"/>
                    </wps:style>
                    <wps:txbx>
                      <w:txbxContent>
                        <w:p w14:paraId="0056AE3F">
                          <w:pPr>
                            <w:pStyle w:val="30"/>
                            <w:spacing w:before="0" w:after="0" w:line="240" w:lineRule="auto"/>
                            <w:ind w:left="0" w:right="0" w:firstLine="0"/>
                            <w:jc w:val="right"/>
                            <w:rPr>
                              <w:rFonts w:ascii="Calibri" w:hAnsi="Calibri" w:eastAsia="Calibri" w:cs="Calibri"/>
                              <w:b w:val="0"/>
                              <w:i w:val="0"/>
                              <w:caps w:val="0"/>
                              <w:smallCaps w:val="0"/>
                              <w:strike w:val="0"/>
                              <w:dstrike w:val="0"/>
                              <w:color w:val="000000"/>
                              <w:position w:val="0"/>
                              <w:sz w:val="28"/>
                              <w:vertAlign w:val="baseline"/>
                            </w:rPr>
                          </w:pP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 11" o:spid="_x0000_s1026" o:spt="1" style="position:absolute;left:0pt;margin-left:322.9pt;margin-top:-0.7pt;height:17.7pt;width:145.5pt;z-index:-251657216;mso-width-relative:page;mso-height-relative:page;" filled="f" stroked="f" coordsize="21600,21600" o:gfxdata="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">
              <v:fill on="f" focussize="0,0"/>
              <v:stroke on="f" weight="0pt"/>
              <v:imagedata o:title=""/>
              <o:lock v:ext="edit" aspectratio="f"/>
              <v:textbox inset="0mm,0mm,0mm,0mm">
                <w:txbxContent>
                  <w:p w14:paraId="0056AE3F">
                    <w:pPr>
                      <w:pStyle w:val="30"/>
                      <w:spacing w:before="0" w:after="0" w:line="240" w:lineRule="auto"/>
                      <w:ind w:left="0" w:right="0" w:firstLine="0"/>
                      <w:jc w:val="right"/>
                      <w:rPr>
                        <w:rFonts w:ascii="Calibri" w:hAnsi="Calibri" w:eastAsia="Calibri" w:cs="Calibri"/>
                        <w:b w:val="0"/>
                        <w:i w:val="0"/>
                        <w:caps w:val="0"/>
                        <w:smallCaps w:val="0"/>
                        <w:strike w:val="0"/>
                        <w:dstrike w:val="0"/>
                        <w:color w:val="000000"/>
                        <w:position w:val="0"/>
                        <w:sz w:val="28"/>
                        <w:vertAlign w:val="baseline"/>
                      </w:rPr>
                    </w:pPr>
                  </w:p>
                </w:txbxContent>
              </v:textbox>
            </v:rect>
          </w:pict>
        </mc:Fallback>
      </mc:AlternateContent>
    </w:r>
    <w:r>
      <w:rPr>
        <w:rFonts w:ascii="Times New Roman" w:hAnsi="Times New Roman" w:eastAsia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color w:val="000000"/>
        <w:position w:val="0"/>
        <w:sz w:val="28"/>
        <w:szCs w:val="28"/>
        <w:u w:val="none"/>
        <w:shd w:val="clear" w:fill="auto"/>
        <w:vertAlign w:val="baseline"/>
      </w:rPr>
      <w:fldChar w:fldCharType="begin"/>
    </w:r>
    <w:r>
      <w:rPr>
        <w:rFonts w:ascii="Times New Roman" w:hAnsi="Times New Roman" w:eastAsia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color w:val="000000"/>
        <w:position w:val="0"/>
        <w:sz w:val="28"/>
        <w:szCs w:val="28"/>
        <w:u w:val="none"/>
        <w:shd w:val="clear" w:fill="auto"/>
        <w:vertAlign w:val="baseline"/>
      </w:rPr>
      <w:instrText xml:space="preserve"> PAGE </w:instrText>
    </w:r>
    <w:r>
      <w:rPr>
        <w:rFonts w:ascii="Times New Roman" w:hAnsi="Times New Roman" w:eastAsia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color w:val="000000"/>
        <w:position w:val="0"/>
        <w:sz w:val="28"/>
        <w:szCs w:val="28"/>
        <w:u w:val="none"/>
        <w:shd w:val="clear" w:fill="auto"/>
        <w:vertAlign w:val="baseline"/>
      </w:rPr>
      <w:fldChar w:fldCharType="separate"/>
    </w:r>
    <w:r>
      <w:rPr>
        <w:rFonts w:ascii="Times New Roman" w:hAnsi="Times New Roman" w:eastAsia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color w:val="000000"/>
        <w:position w:val="0"/>
        <w:sz w:val="28"/>
        <w:szCs w:val="28"/>
        <w:u w:val="none"/>
        <w:shd w:val="clear" w:fill="auto"/>
        <w:vertAlign w:val="baseline"/>
      </w:rPr>
      <w:t>44</w:t>
    </w:r>
    <w:r>
      <w:rPr>
        <w:rFonts w:ascii="Times New Roman" w:hAnsi="Times New Roman" w:eastAsia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color w:val="000000"/>
        <w:position w:val="0"/>
        <w:sz w:val="28"/>
        <w:szCs w:val="28"/>
        <w:u w:val="none"/>
        <w:shd w:val="clear" w:fill="auto"/>
        <w:vertAlign w:val="baseline"/>
      </w:rPr>
      <w:fldChar w:fldCharType="end"/>
    </w:r>
  </w:p>
  <w:p w14:paraId="48E58349">
    <w:pPr>
      <w:pStyle w:val="3"/>
      <w:keepNext w:val="0"/>
      <w:keepLines w:val="0"/>
      <w:widowControl/>
      <w:shd w:val="clear" w:fill="auto"/>
      <w:tabs>
        <w:tab w:val="center" w:pos="4677"/>
        <w:tab w:val="right" w:pos="9355"/>
      </w:tabs>
      <w:spacing w:before="0" w:after="0" w:line="240" w:lineRule="auto"/>
      <w:ind w:left="0" w:right="0" w:firstLine="0"/>
      <w:jc w:val="right"/>
      <w:rPr>
        <w:rFonts w:ascii="Calibri" w:hAnsi="Calibri" w:eastAsia="Calibri" w:cs="Calibri"/>
        <w:b w:val="0"/>
        <w:bCs w:val="0"/>
        <w:i w:val="0"/>
        <w:iCs w:val="0"/>
        <w:caps w:val="0"/>
        <w:smallCaps w:val="0"/>
        <w:strike w:val="0"/>
        <w:dstrike w:val="0"/>
        <w:color w:val="000000"/>
        <w:position w:val="0"/>
        <w:sz w:val="28"/>
        <w:szCs w:val="28"/>
        <w:u w:val="none"/>
        <w:shd w:val="clear" w:fill="auto"/>
        <w:vertAlign w:val="baseline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E18A022">
    <w:pPr>
      <w:pStyle w:val="3"/>
      <w:keepNext w:val="0"/>
      <w:keepLines w:val="0"/>
      <w:widowControl/>
      <w:shd w:val="clear" w:fill="auto"/>
      <w:tabs>
        <w:tab w:val="center" w:pos="4677"/>
        <w:tab w:val="right" w:pos="9355"/>
      </w:tabs>
      <w:spacing w:before="0" w:after="0" w:line="240" w:lineRule="auto"/>
      <w:ind w:left="0" w:right="0" w:firstLine="0"/>
      <w:jc w:val="left"/>
      <w:rPr>
        <w:rFonts w:ascii="Calibri" w:hAnsi="Calibri" w:eastAsia="Calibri" w:cs="Calibri"/>
        <w:b w:val="0"/>
        <w:bCs w:val="0"/>
        <w:i w:val="0"/>
        <w:iCs w:val="0"/>
        <w:caps w:val="0"/>
        <w:smallCaps w:val="0"/>
        <w:strike w:val="0"/>
        <w:dstrike w:val="0"/>
        <w:color w:val="000000"/>
        <w:position w:val="0"/>
        <w:sz w:val="28"/>
        <w:szCs w:val="28"/>
        <w:u w:val="none"/>
        <w:shd w:val="clear" w:fill="auto"/>
        <w:vertAlign w:val="baseline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4FF0F19">
    <w:pPr>
      <w:pStyle w:val="3"/>
      <w:spacing w:before="0" w:after="160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7FA9BFE">
    <w:pPr>
      <w:pStyle w:val="3"/>
      <w:keepNext w:val="0"/>
      <w:keepLines w:val="0"/>
      <w:widowControl/>
      <w:shd w:val="clear" w:fill="auto"/>
      <w:tabs>
        <w:tab w:val="center" w:pos="4677"/>
        <w:tab w:val="right" w:pos="9355"/>
      </w:tabs>
      <w:spacing w:before="0" w:after="0" w:line="240" w:lineRule="auto"/>
      <w:ind w:left="0" w:right="0" w:firstLine="0"/>
      <w:jc w:val="center"/>
      <w:rPr>
        <w:rFonts w:ascii="Times New Roman" w:hAnsi="Times New Roman" w:eastAsia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color w:val="000000"/>
        <w:position w:val="0"/>
        <w:sz w:val="28"/>
        <w:szCs w:val="28"/>
        <w:u w:val="none"/>
        <w:shd w:val="clear" w:fill="auto"/>
        <w:vertAlign w:val="baseline"/>
      </w:rPr>
    </w:pPr>
    <w:r>
      <w:rPr>
        <w:rFonts w:hint="default" w:eastAsia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color w:val="000000"/>
        <w:position w:val="0"/>
        <w:sz w:val="28"/>
        <w:szCs w:val="28"/>
        <w:u w:val="none"/>
        <w:shd w:val="clear" w:fill="auto"/>
        <w:vertAlign w:val="baseline"/>
        <w:lang w:val="ru-RU"/>
      </w:rPr>
      <w:t>М</w:t>
    </w:r>
    <w:r>
      <w:rPr>
        <w:rFonts w:ascii="Times New Roman" w:hAnsi="Times New Roman" w:eastAsia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color w:val="000000"/>
        <w:position w:val="0"/>
        <w:sz w:val="28"/>
        <w:szCs w:val="28"/>
        <w:u w:val="none"/>
        <w:shd w:val="clear" w:fill="auto"/>
        <w:vertAlign w:val="baseline"/>
      </w:rPr>
      <w:t>униципальное автономное общеобразовательное учреждение г.Хабаровска «Многопрофильный лицей имени 202-ой воздушно-десантной бригады»</w: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865E72E">
    <w:pPr>
      <w:pStyle w:val="3"/>
      <w:keepNext w:val="0"/>
      <w:keepLines w:val="0"/>
      <w:widowControl/>
      <w:shd w:val="clear" w:fill="auto"/>
      <w:tabs>
        <w:tab w:val="center" w:pos="4677"/>
        <w:tab w:val="right" w:pos="9355"/>
      </w:tabs>
      <w:spacing w:before="0" w:after="0" w:line="240" w:lineRule="auto"/>
      <w:ind w:left="0" w:right="0" w:firstLine="0"/>
      <w:jc w:val="left"/>
      <w:rPr>
        <w:rFonts w:ascii="Calibri" w:hAnsi="Calibri" w:eastAsia="Calibri" w:cs="Calibri"/>
        <w:b w:val="0"/>
        <w:bCs w:val="0"/>
        <w:i w:val="0"/>
        <w:iCs w:val="0"/>
        <w:caps w:val="0"/>
        <w:smallCaps w:val="0"/>
        <w:strike w:val="0"/>
        <w:dstrike w:val="0"/>
        <w:color w:val="000000"/>
        <w:position w:val="0"/>
        <w:sz w:val="28"/>
        <w:szCs w:val="28"/>
        <w:u w:val="none"/>
        <w:shd w:val="clear" w:fill="auto"/>
        <w:vertAlign w:val="baseline"/>
      </w:rPr>
    </w:pP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FF27149">
    <w:pPr>
      <w:pStyle w:val="3"/>
      <w:spacing w:before="0" w:after="160"/>
    </w:pP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EB452A0">
    <w:pPr>
      <w:pStyle w:val="3"/>
      <w:keepNext w:val="0"/>
      <w:keepLines w:val="0"/>
      <w:widowControl/>
      <w:shd w:val="clear" w:fill="auto"/>
      <w:tabs>
        <w:tab w:val="center" w:pos="4677"/>
        <w:tab w:val="right" w:pos="9355"/>
      </w:tabs>
      <w:spacing w:before="0" w:after="0" w:line="240" w:lineRule="auto"/>
      <w:ind w:left="0" w:right="0" w:firstLine="0"/>
      <w:jc w:val="left"/>
      <w:rPr>
        <w:rFonts w:ascii="Calibri" w:hAnsi="Calibri" w:eastAsia="Calibri" w:cs="Calibri"/>
        <w:b w:val="0"/>
        <w:bCs w:val="0"/>
        <w:i w:val="0"/>
        <w:iCs w:val="0"/>
        <w:caps w:val="0"/>
        <w:smallCaps w:val="0"/>
        <w:strike w:val="0"/>
        <w:dstrike w:val="0"/>
        <w:color w:val="000000"/>
        <w:position w:val="0"/>
        <w:sz w:val="28"/>
        <w:szCs w:val="28"/>
        <w:u w:val="none"/>
        <w:shd w:val="clear" w:fill="auto"/>
        <w:vertAlign w:val="baseline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3F4CCF1"/>
    <w:multiLevelType w:val="singleLevel"/>
    <w:tmpl w:val="83F4CCF1"/>
    <w:lvl w:ilvl="0" w:tentative="0">
      <w:start w:val="1"/>
      <w:numFmt w:val="bullet"/>
      <w:lvlText w:val="•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Arial" w:hAnsi="Arial" w:cs="Arial"/>
      </w:rPr>
    </w:lvl>
  </w:abstractNum>
  <w:abstractNum w:abstractNumId="1">
    <w:nsid w:val="95060433"/>
    <w:multiLevelType w:val="singleLevel"/>
    <w:tmpl w:val="95060433"/>
    <w:lvl w:ilvl="0" w:tentative="0">
      <w:start w:val="1"/>
      <w:numFmt w:val="bullet"/>
      <w:lvlText w:val="▪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Arial" w:hAnsi="Arial" w:cs="Arial"/>
      </w:rPr>
    </w:lvl>
  </w:abstractNum>
  <w:abstractNum w:abstractNumId="2">
    <w:nsid w:val="9635E498"/>
    <w:multiLevelType w:val="multilevel"/>
    <w:tmpl w:val="9635E498"/>
    <w:lvl w:ilvl="0" w:tentative="0">
      <w:start w:val="1"/>
      <w:numFmt w:val="decimal"/>
      <w:lvlText w:val="%1."/>
      <w:lvlJc w:val="left"/>
      <w:pPr>
        <w:tabs>
          <w:tab w:val="left" w:pos="0"/>
        </w:tabs>
        <w:ind w:left="0" w:hanging="283"/>
      </w:pPr>
    </w:lvl>
    <w:lvl w:ilvl="1" w:tentative="0">
      <w:start w:val="1"/>
      <w:numFmt w:val="decimal"/>
      <w:lvlText w:val="%2."/>
      <w:lvlJc w:val="left"/>
      <w:pPr>
        <w:tabs>
          <w:tab w:val="left" w:pos="0"/>
        </w:tabs>
        <w:ind w:left="1418" w:hanging="283"/>
      </w:pPr>
    </w:lvl>
    <w:lvl w:ilvl="2" w:tentative="0">
      <w:start w:val="1"/>
      <w:numFmt w:val="decimal"/>
      <w:lvlText w:val="%3."/>
      <w:lvlJc w:val="left"/>
      <w:pPr>
        <w:tabs>
          <w:tab w:val="left" w:pos="0"/>
        </w:tabs>
        <w:ind w:left="2127" w:hanging="283"/>
      </w:pPr>
    </w:lvl>
    <w:lvl w:ilvl="3" w:tentative="0">
      <w:start w:val="1"/>
      <w:numFmt w:val="decimal"/>
      <w:lvlText w:val="%4."/>
      <w:lvlJc w:val="left"/>
      <w:pPr>
        <w:tabs>
          <w:tab w:val="left" w:pos="0"/>
        </w:tabs>
        <w:ind w:left="2836" w:hanging="283"/>
      </w:pPr>
    </w:lvl>
    <w:lvl w:ilvl="4" w:tentative="0">
      <w:start w:val="1"/>
      <w:numFmt w:val="decimal"/>
      <w:lvlText w:val="%5."/>
      <w:lvlJc w:val="left"/>
      <w:pPr>
        <w:tabs>
          <w:tab w:val="left" w:pos="0"/>
        </w:tabs>
        <w:ind w:left="3545" w:hanging="283"/>
      </w:pPr>
    </w:lvl>
    <w:lvl w:ilvl="5" w:tentative="0">
      <w:start w:val="1"/>
      <w:numFmt w:val="decimal"/>
      <w:lvlText w:val="%6."/>
      <w:lvlJc w:val="left"/>
      <w:pPr>
        <w:tabs>
          <w:tab w:val="left" w:pos="0"/>
        </w:tabs>
        <w:ind w:left="4254" w:hanging="283"/>
      </w:pPr>
    </w:lvl>
    <w:lvl w:ilvl="6" w:tentative="0">
      <w:start w:val="1"/>
      <w:numFmt w:val="decimal"/>
      <w:lvlText w:val="%7."/>
      <w:lvlJc w:val="left"/>
      <w:pPr>
        <w:tabs>
          <w:tab w:val="left" w:pos="0"/>
        </w:tabs>
        <w:ind w:left="4963" w:hanging="283"/>
      </w:pPr>
    </w:lvl>
    <w:lvl w:ilvl="7" w:tentative="0">
      <w:start w:val="1"/>
      <w:numFmt w:val="decimal"/>
      <w:lvlText w:val="%8."/>
      <w:lvlJc w:val="left"/>
      <w:pPr>
        <w:tabs>
          <w:tab w:val="left" w:pos="0"/>
        </w:tabs>
        <w:ind w:left="5672" w:hanging="283"/>
      </w:pPr>
    </w:lvl>
    <w:lvl w:ilvl="8" w:tentative="0">
      <w:start w:val="1"/>
      <w:numFmt w:val="decimal"/>
      <w:lvlText w:val="%9."/>
      <w:lvlJc w:val="left"/>
      <w:pPr>
        <w:tabs>
          <w:tab w:val="left" w:pos="0"/>
        </w:tabs>
        <w:ind w:left="6381" w:hanging="283"/>
      </w:pPr>
    </w:lvl>
  </w:abstractNum>
  <w:abstractNum w:abstractNumId="3">
    <w:nsid w:val="99F7C5B0"/>
    <w:multiLevelType w:val="multilevel"/>
    <w:tmpl w:val="99F7C5B0"/>
    <w:lvl w:ilvl="0" w:tentative="0">
      <w:start w:val="1"/>
      <w:numFmt w:val="decimal"/>
      <w:lvlText w:val="%1."/>
      <w:lvlJc w:val="left"/>
      <w:pPr>
        <w:tabs>
          <w:tab w:val="left" w:pos="0"/>
        </w:tabs>
        <w:ind w:left="0" w:hanging="283"/>
      </w:pPr>
    </w:lvl>
    <w:lvl w:ilvl="1" w:tentative="0">
      <w:start w:val="1"/>
      <w:numFmt w:val="decimal"/>
      <w:lvlText w:val="%2."/>
      <w:lvlJc w:val="left"/>
      <w:pPr>
        <w:tabs>
          <w:tab w:val="left" w:pos="0"/>
        </w:tabs>
        <w:ind w:left="1418" w:hanging="283"/>
      </w:pPr>
    </w:lvl>
    <w:lvl w:ilvl="2" w:tentative="0">
      <w:start w:val="1"/>
      <w:numFmt w:val="decimal"/>
      <w:lvlText w:val="%3."/>
      <w:lvlJc w:val="left"/>
      <w:pPr>
        <w:tabs>
          <w:tab w:val="left" w:pos="0"/>
        </w:tabs>
        <w:ind w:left="2127" w:hanging="283"/>
      </w:pPr>
    </w:lvl>
    <w:lvl w:ilvl="3" w:tentative="0">
      <w:start w:val="1"/>
      <w:numFmt w:val="decimal"/>
      <w:lvlText w:val="%4."/>
      <w:lvlJc w:val="left"/>
      <w:pPr>
        <w:tabs>
          <w:tab w:val="left" w:pos="0"/>
        </w:tabs>
        <w:ind w:left="2836" w:hanging="283"/>
      </w:pPr>
    </w:lvl>
    <w:lvl w:ilvl="4" w:tentative="0">
      <w:start w:val="1"/>
      <w:numFmt w:val="decimal"/>
      <w:lvlText w:val="%5."/>
      <w:lvlJc w:val="left"/>
      <w:pPr>
        <w:tabs>
          <w:tab w:val="left" w:pos="0"/>
        </w:tabs>
        <w:ind w:left="3545" w:hanging="283"/>
      </w:pPr>
    </w:lvl>
    <w:lvl w:ilvl="5" w:tentative="0">
      <w:start w:val="1"/>
      <w:numFmt w:val="decimal"/>
      <w:lvlText w:val="%6."/>
      <w:lvlJc w:val="left"/>
      <w:pPr>
        <w:tabs>
          <w:tab w:val="left" w:pos="0"/>
        </w:tabs>
        <w:ind w:left="4254" w:hanging="283"/>
      </w:pPr>
    </w:lvl>
    <w:lvl w:ilvl="6" w:tentative="0">
      <w:start w:val="1"/>
      <w:numFmt w:val="decimal"/>
      <w:lvlText w:val="%7."/>
      <w:lvlJc w:val="left"/>
      <w:pPr>
        <w:tabs>
          <w:tab w:val="left" w:pos="0"/>
        </w:tabs>
        <w:ind w:left="4963" w:hanging="283"/>
      </w:pPr>
    </w:lvl>
    <w:lvl w:ilvl="7" w:tentative="0">
      <w:start w:val="1"/>
      <w:numFmt w:val="decimal"/>
      <w:lvlText w:val="%8."/>
      <w:lvlJc w:val="left"/>
      <w:pPr>
        <w:tabs>
          <w:tab w:val="left" w:pos="0"/>
        </w:tabs>
        <w:ind w:left="5672" w:hanging="283"/>
      </w:pPr>
    </w:lvl>
    <w:lvl w:ilvl="8" w:tentative="0">
      <w:start w:val="1"/>
      <w:numFmt w:val="decimal"/>
      <w:lvlText w:val="%9."/>
      <w:lvlJc w:val="left"/>
      <w:pPr>
        <w:tabs>
          <w:tab w:val="left" w:pos="0"/>
        </w:tabs>
        <w:ind w:left="6381" w:hanging="283"/>
      </w:pPr>
    </w:lvl>
  </w:abstractNum>
  <w:abstractNum w:abstractNumId="4">
    <w:nsid w:val="A73C6C9C"/>
    <w:multiLevelType w:val="multilevel"/>
    <w:tmpl w:val="A73C6C9C"/>
    <w:lvl w:ilvl="0" w:tentative="0">
      <w:start w:val="1"/>
      <w:numFmt w:val="decimal"/>
      <w:lvlText w:val="%1."/>
      <w:lvlJc w:val="left"/>
      <w:pPr>
        <w:tabs>
          <w:tab w:val="left" w:pos="0"/>
        </w:tabs>
        <w:ind w:left="0" w:firstLine="0"/>
      </w:pPr>
    </w:lvl>
    <w:lvl w:ilvl="1" w:tentative="0">
      <w:start w:val="1"/>
      <w:numFmt w:val="decimal"/>
      <w:lvlText w:val="%2."/>
      <w:lvlJc w:val="left"/>
      <w:pPr>
        <w:tabs>
          <w:tab w:val="left" w:pos="0"/>
        </w:tabs>
        <w:ind w:left="1418" w:hanging="283"/>
      </w:pPr>
    </w:lvl>
    <w:lvl w:ilvl="2" w:tentative="0">
      <w:start w:val="1"/>
      <w:numFmt w:val="decimal"/>
      <w:lvlText w:val="%3."/>
      <w:lvlJc w:val="left"/>
      <w:pPr>
        <w:tabs>
          <w:tab w:val="left" w:pos="0"/>
        </w:tabs>
        <w:ind w:left="2127" w:hanging="283"/>
      </w:pPr>
    </w:lvl>
    <w:lvl w:ilvl="3" w:tentative="0">
      <w:start w:val="1"/>
      <w:numFmt w:val="decimal"/>
      <w:lvlText w:val="%4."/>
      <w:lvlJc w:val="left"/>
      <w:pPr>
        <w:tabs>
          <w:tab w:val="left" w:pos="0"/>
        </w:tabs>
        <w:ind w:left="2836" w:hanging="283"/>
      </w:pPr>
    </w:lvl>
    <w:lvl w:ilvl="4" w:tentative="0">
      <w:start w:val="1"/>
      <w:numFmt w:val="decimal"/>
      <w:lvlText w:val="%5."/>
      <w:lvlJc w:val="left"/>
      <w:pPr>
        <w:tabs>
          <w:tab w:val="left" w:pos="0"/>
        </w:tabs>
        <w:ind w:left="3545" w:hanging="283"/>
      </w:pPr>
    </w:lvl>
    <w:lvl w:ilvl="5" w:tentative="0">
      <w:start w:val="1"/>
      <w:numFmt w:val="decimal"/>
      <w:lvlText w:val="%6."/>
      <w:lvlJc w:val="left"/>
      <w:pPr>
        <w:tabs>
          <w:tab w:val="left" w:pos="0"/>
        </w:tabs>
        <w:ind w:left="4254" w:hanging="283"/>
      </w:pPr>
    </w:lvl>
    <w:lvl w:ilvl="6" w:tentative="0">
      <w:start w:val="1"/>
      <w:numFmt w:val="decimal"/>
      <w:lvlText w:val="%7."/>
      <w:lvlJc w:val="left"/>
      <w:pPr>
        <w:tabs>
          <w:tab w:val="left" w:pos="0"/>
        </w:tabs>
        <w:ind w:left="4963" w:hanging="283"/>
      </w:pPr>
    </w:lvl>
    <w:lvl w:ilvl="7" w:tentative="0">
      <w:start w:val="1"/>
      <w:numFmt w:val="decimal"/>
      <w:lvlText w:val="%8."/>
      <w:lvlJc w:val="left"/>
      <w:pPr>
        <w:tabs>
          <w:tab w:val="left" w:pos="0"/>
        </w:tabs>
        <w:ind w:left="5672" w:hanging="283"/>
      </w:pPr>
    </w:lvl>
    <w:lvl w:ilvl="8" w:tentative="0">
      <w:start w:val="1"/>
      <w:numFmt w:val="decimal"/>
      <w:lvlText w:val="%9."/>
      <w:lvlJc w:val="left"/>
      <w:pPr>
        <w:tabs>
          <w:tab w:val="left" w:pos="0"/>
        </w:tabs>
        <w:ind w:left="6381" w:hanging="283"/>
      </w:pPr>
    </w:lvl>
  </w:abstractNum>
  <w:abstractNum w:abstractNumId="5">
    <w:nsid w:val="B05C880D"/>
    <w:multiLevelType w:val="singleLevel"/>
    <w:tmpl w:val="B05C880D"/>
    <w:lvl w:ilvl="0" w:tentative="0">
      <w:start w:val="1"/>
      <w:numFmt w:val="bullet"/>
      <w:lvlText w:val="•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Arial" w:hAnsi="Arial" w:cs="Arial"/>
      </w:rPr>
    </w:lvl>
  </w:abstractNum>
  <w:abstractNum w:abstractNumId="6">
    <w:nsid w:val="B6B013E6"/>
    <w:multiLevelType w:val="singleLevel"/>
    <w:tmpl w:val="B6B013E6"/>
    <w:lvl w:ilvl="0" w:tentative="0">
      <w:start w:val="1"/>
      <w:numFmt w:val="bullet"/>
      <w:lvlText w:val="•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Arial" w:hAnsi="Arial" w:cs="Arial"/>
      </w:rPr>
    </w:lvl>
  </w:abstractNum>
  <w:abstractNum w:abstractNumId="7">
    <w:nsid w:val="B6D2FBF9"/>
    <w:multiLevelType w:val="multilevel"/>
    <w:tmpl w:val="B6D2FBF9"/>
    <w:lvl w:ilvl="0" w:tentative="0">
      <w:start w:val="1"/>
      <w:numFmt w:val="decimal"/>
      <w:lvlText w:val="%1."/>
      <w:lvlJc w:val="left"/>
      <w:pPr>
        <w:tabs>
          <w:tab w:val="left" w:pos="0"/>
        </w:tabs>
        <w:ind w:left="0" w:firstLine="0"/>
      </w:pPr>
    </w:lvl>
    <w:lvl w:ilvl="1" w:tentative="0">
      <w:start w:val="1"/>
      <w:numFmt w:val="decimal"/>
      <w:lvlText w:val="%2."/>
      <w:lvlJc w:val="left"/>
      <w:pPr>
        <w:tabs>
          <w:tab w:val="left" w:pos="0"/>
        </w:tabs>
        <w:ind w:left="1418" w:hanging="283"/>
      </w:pPr>
    </w:lvl>
    <w:lvl w:ilvl="2" w:tentative="0">
      <w:start w:val="1"/>
      <w:numFmt w:val="decimal"/>
      <w:lvlText w:val="%3."/>
      <w:lvlJc w:val="left"/>
      <w:pPr>
        <w:tabs>
          <w:tab w:val="left" w:pos="0"/>
        </w:tabs>
        <w:ind w:left="2127" w:hanging="283"/>
      </w:pPr>
    </w:lvl>
    <w:lvl w:ilvl="3" w:tentative="0">
      <w:start w:val="1"/>
      <w:numFmt w:val="decimal"/>
      <w:lvlText w:val="%4."/>
      <w:lvlJc w:val="left"/>
      <w:pPr>
        <w:tabs>
          <w:tab w:val="left" w:pos="0"/>
        </w:tabs>
        <w:ind w:left="2836" w:hanging="283"/>
      </w:pPr>
    </w:lvl>
    <w:lvl w:ilvl="4" w:tentative="0">
      <w:start w:val="1"/>
      <w:numFmt w:val="decimal"/>
      <w:lvlText w:val="%5."/>
      <w:lvlJc w:val="left"/>
      <w:pPr>
        <w:tabs>
          <w:tab w:val="left" w:pos="0"/>
        </w:tabs>
        <w:ind w:left="3545" w:hanging="283"/>
      </w:pPr>
    </w:lvl>
    <w:lvl w:ilvl="5" w:tentative="0">
      <w:start w:val="1"/>
      <w:numFmt w:val="decimal"/>
      <w:lvlText w:val="%6."/>
      <w:lvlJc w:val="left"/>
      <w:pPr>
        <w:tabs>
          <w:tab w:val="left" w:pos="0"/>
        </w:tabs>
        <w:ind w:left="4254" w:hanging="283"/>
      </w:pPr>
    </w:lvl>
    <w:lvl w:ilvl="6" w:tentative="0">
      <w:start w:val="1"/>
      <w:numFmt w:val="decimal"/>
      <w:lvlText w:val="%7."/>
      <w:lvlJc w:val="left"/>
      <w:pPr>
        <w:tabs>
          <w:tab w:val="left" w:pos="0"/>
        </w:tabs>
        <w:ind w:left="4963" w:hanging="283"/>
      </w:pPr>
    </w:lvl>
    <w:lvl w:ilvl="7" w:tentative="0">
      <w:start w:val="1"/>
      <w:numFmt w:val="decimal"/>
      <w:lvlText w:val="%8."/>
      <w:lvlJc w:val="left"/>
      <w:pPr>
        <w:tabs>
          <w:tab w:val="left" w:pos="0"/>
        </w:tabs>
        <w:ind w:left="5672" w:hanging="283"/>
      </w:pPr>
    </w:lvl>
    <w:lvl w:ilvl="8" w:tentative="0">
      <w:start w:val="1"/>
      <w:numFmt w:val="decimal"/>
      <w:lvlText w:val="%9."/>
      <w:lvlJc w:val="left"/>
      <w:pPr>
        <w:tabs>
          <w:tab w:val="left" w:pos="0"/>
        </w:tabs>
        <w:ind w:left="6381" w:hanging="283"/>
      </w:pPr>
    </w:lvl>
  </w:abstractNum>
  <w:abstractNum w:abstractNumId="8">
    <w:nsid w:val="D7864D36"/>
    <w:multiLevelType w:val="multilevel"/>
    <w:tmpl w:val="D7864D36"/>
    <w:lvl w:ilvl="0" w:tentative="0">
      <w:start w:val="1"/>
      <w:numFmt w:val="decimal"/>
      <w:lvlText w:val="%1."/>
      <w:lvlJc w:val="left"/>
      <w:pPr>
        <w:tabs>
          <w:tab w:val="left" w:pos="0"/>
        </w:tabs>
        <w:ind w:left="0" w:firstLine="0"/>
      </w:pPr>
    </w:lvl>
    <w:lvl w:ilvl="1" w:tentative="0">
      <w:start w:val="1"/>
      <w:numFmt w:val="decimal"/>
      <w:lvlText w:val="%2."/>
      <w:lvlJc w:val="left"/>
      <w:pPr>
        <w:tabs>
          <w:tab w:val="left" w:pos="0"/>
        </w:tabs>
        <w:ind w:left="1418" w:hanging="283"/>
      </w:pPr>
    </w:lvl>
    <w:lvl w:ilvl="2" w:tentative="0">
      <w:start w:val="1"/>
      <w:numFmt w:val="decimal"/>
      <w:lvlText w:val="%3."/>
      <w:lvlJc w:val="left"/>
      <w:pPr>
        <w:tabs>
          <w:tab w:val="left" w:pos="0"/>
        </w:tabs>
        <w:ind w:left="2127" w:hanging="283"/>
      </w:pPr>
    </w:lvl>
    <w:lvl w:ilvl="3" w:tentative="0">
      <w:start w:val="1"/>
      <w:numFmt w:val="decimal"/>
      <w:lvlText w:val="%4."/>
      <w:lvlJc w:val="left"/>
      <w:pPr>
        <w:tabs>
          <w:tab w:val="left" w:pos="0"/>
        </w:tabs>
        <w:ind w:left="2836" w:hanging="283"/>
      </w:pPr>
    </w:lvl>
    <w:lvl w:ilvl="4" w:tentative="0">
      <w:start w:val="1"/>
      <w:numFmt w:val="decimal"/>
      <w:lvlText w:val="%5."/>
      <w:lvlJc w:val="left"/>
      <w:pPr>
        <w:tabs>
          <w:tab w:val="left" w:pos="0"/>
        </w:tabs>
        <w:ind w:left="3545" w:hanging="283"/>
      </w:pPr>
    </w:lvl>
    <w:lvl w:ilvl="5" w:tentative="0">
      <w:start w:val="1"/>
      <w:numFmt w:val="decimal"/>
      <w:lvlText w:val="%6."/>
      <w:lvlJc w:val="left"/>
      <w:pPr>
        <w:tabs>
          <w:tab w:val="left" w:pos="0"/>
        </w:tabs>
        <w:ind w:left="4254" w:hanging="283"/>
      </w:pPr>
    </w:lvl>
    <w:lvl w:ilvl="6" w:tentative="0">
      <w:start w:val="1"/>
      <w:numFmt w:val="decimal"/>
      <w:lvlText w:val="%7."/>
      <w:lvlJc w:val="left"/>
      <w:pPr>
        <w:tabs>
          <w:tab w:val="left" w:pos="0"/>
        </w:tabs>
        <w:ind w:left="4963" w:hanging="283"/>
      </w:pPr>
    </w:lvl>
    <w:lvl w:ilvl="7" w:tentative="0">
      <w:start w:val="1"/>
      <w:numFmt w:val="decimal"/>
      <w:lvlText w:val="%8."/>
      <w:lvlJc w:val="left"/>
      <w:pPr>
        <w:tabs>
          <w:tab w:val="left" w:pos="0"/>
        </w:tabs>
        <w:ind w:left="5672" w:hanging="283"/>
      </w:pPr>
    </w:lvl>
    <w:lvl w:ilvl="8" w:tentative="0">
      <w:start w:val="1"/>
      <w:numFmt w:val="decimal"/>
      <w:lvlText w:val="%9."/>
      <w:lvlJc w:val="left"/>
      <w:pPr>
        <w:tabs>
          <w:tab w:val="left" w:pos="0"/>
        </w:tabs>
        <w:ind w:left="6381" w:hanging="283"/>
      </w:pPr>
    </w:lvl>
  </w:abstractNum>
  <w:abstractNum w:abstractNumId="9">
    <w:nsid w:val="F0B530EA"/>
    <w:multiLevelType w:val="multilevel"/>
    <w:tmpl w:val="F0B530EA"/>
    <w:lvl w:ilvl="0" w:tentative="0">
      <w:start w:val="1"/>
      <w:numFmt w:val="decimal"/>
      <w:lvlText w:val="%1."/>
      <w:lvlJc w:val="left"/>
      <w:pPr>
        <w:tabs>
          <w:tab w:val="left" w:pos="0"/>
        </w:tabs>
        <w:ind w:left="0" w:firstLine="0"/>
      </w:pPr>
    </w:lvl>
    <w:lvl w:ilvl="1" w:tentative="0">
      <w:start w:val="1"/>
      <w:numFmt w:val="decimal"/>
      <w:lvlText w:val="%2."/>
      <w:lvlJc w:val="left"/>
      <w:pPr>
        <w:tabs>
          <w:tab w:val="left" w:pos="0"/>
        </w:tabs>
        <w:ind w:left="1418" w:hanging="283"/>
      </w:pPr>
    </w:lvl>
    <w:lvl w:ilvl="2" w:tentative="0">
      <w:start w:val="1"/>
      <w:numFmt w:val="decimal"/>
      <w:lvlText w:val="%3."/>
      <w:lvlJc w:val="left"/>
      <w:pPr>
        <w:tabs>
          <w:tab w:val="left" w:pos="0"/>
        </w:tabs>
        <w:ind w:left="2127" w:hanging="283"/>
      </w:pPr>
    </w:lvl>
    <w:lvl w:ilvl="3" w:tentative="0">
      <w:start w:val="1"/>
      <w:numFmt w:val="decimal"/>
      <w:lvlText w:val="%4."/>
      <w:lvlJc w:val="left"/>
      <w:pPr>
        <w:tabs>
          <w:tab w:val="left" w:pos="0"/>
        </w:tabs>
        <w:ind w:left="2836" w:hanging="283"/>
      </w:pPr>
    </w:lvl>
    <w:lvl w:ilvl="4" w:tentative="0">
      <w:start w:val="1"/>
      <w:numFmt w:val="decimal"/>
      <w:lvlText w:val="%5."/>
      <w:lvlJc w:val="left"/>
      <w:pPr>
        <w:tabs>
          <w:tab w:val="left" w:pos="0"/>
        </w:tabs>
        <w:ind w:left="3545" w:hanging="283"/>
      </w:pPr>
    </w:lvl>
    <w:lvl w:ilvl="5" w:tentative="0">
      <w:start w:val="1"/>
      <w:numFmt w:val="decimal"/>
      <w:lvlText w:val="%6."/>
      <w:lvlJc w:val="left"/>
      <w:pPr>
        <w:tabs>
          <w:tab w:val="left" w:pos="0"/>
        </w:tabs>
        <w:ind w:left="4254" w:hanging="283"/>
      </w:pPr>
    </w:lvl>
    <w:lvl w:ilvl="6" w:tentative="0">
      <w:start w:val="1"/>
      <w:numFmt w:val="decimal"/>
      <w:lvlText w:val="%7."/>
      <w:lvlJc w:val="left"/>
      <w:pPr>
        <w:tabs>
          <w:tab w:val="left" w:pos="0"/>
        </w:tabs>
        <w:ind w:left="4963" w:hanging="283"/>
      </w:pPr>
    </w:lvl>
    <w:lvl w:ilvl="7" w:tentative="0">
      <w:start w:val="1"/>
      <w:numFmt w:val="decimal"/>
      <w:lvlText w:val="%8."/>
      <w:lvlJc w:val="left"/>
      <w:pPr>
        <w:tabs>
          <w:tab w:val="left" w:pos="0"/>
        </w:tabs>
        <w:ind w:left="5672" w:hanging="283"/>
      </w:pPr>
    </w:lvl>
    <w:lvl w:ilvl="8" w:tentative="0">
      <w:start w:val="1"/>
      <w:numFmt w:val="decimal"/>
      <w:lvlText w:val="%9."/>
      <w:lvlJc w:val="left"/>
      <w:pPr>
        <w:tabs>
          <w:tab w:val="left" w:pos="0"/>
        </w:tabs>
        <w:ind w:left="6381" w:hanging="283"/>
      </w:pPr>
    </w:lvl>
  </w:abstractNum>
  <w:abstractNum w:abstractNumId="10">
    <w:nsid w:val="06F2DD42"/>
    <w:multiLevelType w:val="multilevel"/>
    <w:tmpl w:val="06F2DD42"/>
    <w:lvl w:ilvl="0" w:tentative="0">
      <w:start w:val="1"/>
      <w:numFmt w:val="decimal"/>
      <w:lvlText w:val="%1."/>
      <w:lvlJc w:val="left"/>
      <w:pPr>
        <w:tabs>
          <w:tab w:val="left" w:pos="0"/>
        </w:tabs>
        <w:ind w:left="0" w:firstLine="0"/>
      </w:pPr>
    </w:lvl>
    <w:lvl w:ilvl="1" w:tentative="0">
      <w:start w:val="1"/>
      <w:numFmt w:val="decimal"/>
      <w:lvlText w:val="%2."/>
      <w:lvlJc w:val="left"/>
      <w:pPr>
        <w:tabs>
          <w:tab w:val="left" w:pos="0"/>
        </w:tabs>
        <w:ind w:left="1418" w:hanging="283"/>
      </w:pPr>
    </w:lvl>
    <w:lvl w:ilvl="2" w:tentative="0">
      <w:start w:val="1"/>
      <w:numFmt w:val="decimal"/>
      <w:lvlText w:val="%3."/>
      <w:lvlJc w:val="left"/>
      <w:pPr>
        <w:tabs>
          <w:tab w:val="left" w:pos="0"/>
        </w:tabs>
        <w:ind w:left="2127" w:hanging="283"/>
      </w:pPr>
    </w:lvl>
    <w:lvl w:ilvl="3" w:tentative="0">
      <w:start w:val="1"/>
      <w:numFmt w:val="decimal"/>
      <w:lvlText w:val="%4."/>
      <w:lvlJc w:val="left"/>
      <w:pPr>
        <w:tabs>
          <w:tab w:val="left" w:pos="0"/>
        </w:tabs>
        <w:ind w:left="2836" w:hanging="283"/>
      </w:pPr>
    </w:lvl>
    <w:lvl w:ilvl="4" w:tentative="0">
      <w:start w:val="1"/>
      <w:numFmt w:val="decimal"/>
      <w:lvlText w:val="%5."/>
      <w:lvlJc w:val="left"/>
      <w:pPr>
        <w:tabs>
          <w:tab w:val="left" w:pos="0"/>
        </w:tabs>
        <w:ind w:left="3545" w:hanging="283"/>
      </w:pPr>
    </w:lvl>
    <w:lvl w:ilvl="5" w:tentative="0">
      <w:start w:val="1"/>
      <w:numFmt w:val="decimal"/>
      <w:lvlText w:val="%6."/>
      <w:lvlJc w:val="left"/>
      <w:pPr>
        <w:tabs>
          <w:tab w:val="left" w:pos="0"/>
        </w:tabs>
        <w:ind w:left="4254" w:hanging="283"/>
      </w:pPr>
    </w:lvl>
    <w:lvl w:ilvl="6" w:tentative="0">
      <w:start w:val="1"/>
      <w:numFmt w:val="decimal"/>
      <w:lvlText w:val="%7."/>
      <w:lvlJc w:val="left"/>
      <w:pPr>
        <w:tabs>
          <w:tab w:val="left" w:pos="0"/>
        </w:tabs>
        <w:ind w:left="4963" w:hanging="283"/>
      </w:pPr>
    </w:lvl>
    <w:lvl w:ilvl="7" w:tentative="0">
      <w:start w:val="1"/>
      <w:numFmt w:val="decimal"/>
      <w:lvlText w:val="%8."/>
      <w:lvlJc w:val="left"/>
      <w:pPr>
        <w:tabs>
          <w:tab w:val="left" w:pos="0"/>
        </w:tabs>
        <w:ind w:left="5672" w:hanging="283"/>
      </w:pPr>
    </w:lvl>
    <w:lvl w:ilvl="8" w:tentative="0">
      <w:start w:val="1"/>
      <w:numFmt w:val="decimal"/>
      <w:lvlText w:val="%9."/>
      <w:lvlJc w:val="left"/>
      <w:pPr>
        <w:tabs>
          <w:tab w:val="left" w:pos="0"/>
        </w:tabs>
        <w:ind w:left="6381" w:hanging="283"/>
      </w:pPr>
    </w:lvl>
  </w:abstractNum>
  <w:abstractNum w:abstractNumId="11">
    <w:nsid w:val="0D786FB5"/>
    <w:multiLevelType w:val="multilevel"/>
    <w:tmpl w:val="0D786FB5"/>
    <w:lvl w:ilvl="0" w:tentative="0">
      <w:start w:val="1"/>
      <w:numFmt w:val="decimal"/>
      <w:lvlText w:val="%1."/>
      <w:lvlJc w:val="left"/>
      <w:pPr>
        <w:tabs>
          <w:tab w:val="left" w:pos="0"/>
        </w:tabs>
        <w:ind w:left="0" w:hanging="283"/>
      </w:pPr>
    </w:lvl>
    <w:lvl w:ilvl="1" w:tentative="0">
      <w:start w:val="1"/>
      <w:numFmt w:val="decimal"/>
      <w:lvlText w:val="%2."/>
      <w:lvlJc w:val="left"/>
      <w:pPr>
        <w:tabs>
          <w:tab w:val="left" w:pos="0"/>
        </w:tabs>
        <w:ind w:left="1418" w:hanging="283"/>
      </w:pPr>
    </w:lvl>
    <w:lvl w:ilvl="2" w:tentative="0">
      <w:start w:val="1"/>
      <w:numFmt w:val="decimal"/>
      <w:lvlText w:val="%3."/>
      <w:lvlJc w:val="left"/>
      <w:pPr>
        <w:tabs>
          <w:tab w:val="left" w:pos="0"/>
        </w:tabs>
        <w:ind w:left="2127" w:hanging="283"/>
      </w:pPr>
    </w:lvl>
    <w:lvl w:ilvl="3" w:tentative="0">
      <w:start w:val="1"/>
      <w:numFmt w:val="decimal"/>
      <w:lvlText w:val="%4."/>
      <w:lvlJc w:val="left"/>
      <w:pPr>
        <w:tabs>
          <w:tab w:val="left" w:pos="0"/>
        </w:tabs>
        <w:ind w:left="2836" w:hanging="283"/>
      </w:pPr>
    </w:lvl>
    <w:lvl w:ilvl="4" w:tentative="0">
      <w:start w:val="1"/>
      <w:numFmt w:val="decimal"/>
      <w:lvlText w:val="%5."/>
      <w:lvlJc w:val="left"/>
      <w:pPr>
        <w:tabs>
          <w:tab w:val="left" w:pos="0"/>
        </w:tabs>
        <w:ind w:left="3545" w:hanging="283"/>
      </w:pPr>
    </w:lvl>
    <w:lvl w:ilvl="5" w:tentative="0">
      <w:start w:val="1"/>
      <w:numFmt w:val="decimal"/>
      <w:lvlText w:val="%6."/>
      <w:lvlJc w:val="left"/>
      <w:pPr>
        <w:tabs>
          <w:tab w:val="left" w:pos="0"/>
        </w:tabs>
        <w:ind w:left="4254" w:hanging="283"/>
      </w:pPr>
    </w:lvl>
    <w:lvl w:ilvl="6" w:tentative="0">
      <w:start w:val="1"/>
      <w:numFmt w:val="decimal"/>
      <w:lvlText w:val="%7."/>
      <w:lvlJc w:val="left"/>
      <w:pPr>
        <w:tabs>
          <w:tab w:val="left" w:pos="0"/>
        </w:tabs>
        <w:ind w:left="4963" w:hanging="283"/>
      </w:pPr>
    </w:lvl>
    <w:lvl w:ilvl="7" w:tentative="0">
      <w:start w:val="1"/>
      <w:numFmt w:val="decimal"/>
      <w:lvlText w:val="%8."/>
      <w:lvlJc w:val="left"/>
      <w:pPr>
        <w:tabs>
          <w:tab w:val="left" w:pos="0"/>
        </w:tabs>
        <w:ind w:left="5672" w:hanging="283"/>
      </w:pPr>
    </w:lvl>
    <w:lvl w:ilvl="8" w:tentative="0">
      <w:start w:val="1"/>
      <w:numFmt w:val="decimal"/>
      <w:lvlText w:val="%9."/>
      <w:lvlJc w:val="left"/>
      <w:pPr>
        <w:tabs>
          <w:tab w:val="left" w:pos="0"/>
        </w:tabs>
        <w:ind w:left="6381" w:hanging="283"/>
      </w:pPr>
    </w:lvl>
  </w:abstractNum>
  <w:abstractNum w:abstractNumId="12">
    <w:nsid w:val="1B5F4291"/>
    <w:multiLevelType w:val="multilevel"/>
    <w:tmpl w:val="1B5F4291"/>
    <w:lvl w:ilvl="0" w:tentative="0">
      <w:start w:val="1"/>
      <w:numFmt w:val="decimal"/>
      <w:lvlText w:val="%1."/>
      <w:lvlJc w:val="left"/>
      <w:pPr>
        <w:tabs>
          <w:tab w:val="left" w:pos="0"/>
        </w:tabs>
        <w:ind w:left="0" w:firstLine="0"/>
      </w:pPr>
    </w:lvl>
    <w:lvl w:ilvl="1" w:tentative="0">
      <w:start w:val="1"/>
      <w:numFmt w:val="decimal"/>
      <w:lvlText w:val="%2."/>
      <w:lvlJc w:val="left"/>
      <w:pPr>
        <w:tabs>
          <w:tab w:val="left" w:pos="0"/>
        </w:tabs>
        <w:ind w:left="1418" w:hanging="283"/>
      </w:pPr>
    </w:lvl>
    <w:lvl w:ilvl="2" w:tentative="0">
      <w:start w:val="1"/>
      <w:numFmt w:val="decimal"/>
      <w:lvlText w:val="%3."/>
      <w:lvlJc w:val="left"/>
      <w:pPr>
        <w:tabs>
          <w:tab w:val="left" w:pos="0"/>
        </w:tabs>
        <w:ind w:left="2127" w:hanging="283"/>
      </w:pPr>
    </w:lvl>
    <w:lvl w:ilvl="3" w:tentative="0">
      <w:start w:val="1"/>
      <w:numFmt w:val="decimal"/>
      <w:lvlText w:val="%4."/>
      <w:lvlJc w:val="left"/>
      <w:pPr>
        <w:tabs>
          <w:tab w:val="left" w:pos="0"/>
        </w:tabs>
        <w:ind w:left="2836" w:hanging="283"/>
      </w:pPr>
    </w:lvl>
    <w:lvl w:ilvl="4" w:tentative="0">
      <w:start w:val="1"/>
      <w:numFmt w:val="decimal"/>
      <w:lvlText w:val="%5."/>
      <w:lvlJc w:val="left"/>
      <w:pPr>
        <w:tabs>
          <w:tab w:val="left" w:pos="0"/>
        </w:tabs>
        <w:ind w:left="3545" w:hanging="283"/>
      </w:pPr>
    </w:lvl>
    <w:lvl w:ilvl="5" w:tentative="0">
      <w:start w:val="1"/>
      <w:numFmt w:val="decimal"/>
      <w:lvlText w:val="%6."/>
      <w:lvlJc w:val="left"/>
      <w:pPr>
        <w:tabs>
          <w:tab w:val="left" w:pos="0"/>
        </w:tabs>
        <w:ind w:left="4254" w:hanging="283"/>
      </w:pPr>
    </w:lvl>
    <w:lvl w:ilvl="6" w:tentative="0">
      <w:start w:val="1"/>
      <w:numFmt w:val="decimal"/>
      <w:lvlText w:val="%7."/>
      <w:lvlJc w:val="left"/>
      <w:pPr>
        <w:tabs>
          <w:tab w:val="left" w:pos="0"/>
        </w:tabs>
        <w:ind w:left="4963" w:hanging="283"/>
      </w:pPr>
    </w:lvl>
    <w:lvl w:ilvl="7" w:tentative="0">
      <w:start w:val="1"/>
      <w:numFmt w:val="decimal"/>
      <w:lvlText w:val="%8."/>
      <w:lvlJc w:val="left"/>
      <w:pPr>
        <w:tabs>
          <w:tab w:val="left" w:pos="0"/>
        </w:tabs>
        <w:ind w:left="5672" w:hanging="283"/>
      </w:pPr>
    </w:lvl>
    <w:lvl w:ilvl="8" w:tentative="0">
      <w:start w:val="1"/>
      <w:numFmt w:val="decimal"/>
      <w:lvlText w:val="%9."/>
      <w:lvlJc w:val="left"/>
      <w:pPr>
        <w:tabs>
          <w:tab w:val="left" w:pos="0"/>
        </w:tabs>
        <w:ind w:left="6381" w:hanging="283"/>
      </w:pPr>
    </w:lvl>
  </w:abstractNum>
  <w:abstractNum w:abstractNumId="13">
    <w:nsid w:val="4593CF4E"/>
    <w:multiLevelType w:val="multilevel"/>
    <w:tmpl w:val="4593CF4E"/>
    <w:lvl w:ilvl="0" w:tentative="0">
      <w:start w:val="1"/>
      <w:numFmt w:val="decimal"/>
      <w:lvlText w:val="%1."/>
      <w:lvlJc w:val="left"/>
      <w:pPr>
        <w:tabs>
          <w:tab w:val="left" w:pos="0"/>
        </w:tabs>
        <w:ind w:left="0" w:firstLine="0"/>
      </w:pPr>
    </w:lvl>
    <w:lvl w:ilvl="1" w:tentative="0">
      <w:start w:val="1"/>
      <w:numFmt w:val="decimal"/>
      <w:lvlText w:val="%2."/>
      <w:lvlJc w:val="left"/>
      <w:pPr>
        <w:tabs>
          <w:tab w:val="left" w:pos="0"/>
        </w:tabs>
        <w:ind w:left="1418" w:hanging="283"/>
      </w:pPr>
    </w:lvl>
    <w:lvl w:ilvl="2" w:tentative="0">
      <w:start w:val="1"/>
      <w:numFmt w:val="decimal"/>
      <w:lvlText w:val="%3."/>
      <w:lvlJc w:val="left"/>
      <w:pPr>
        <w:tabs>
          <w:tab w:val="left" w:pos="0"/>
        </w:tabs>
        <w:ind w:left="2127" w:hanging="283"/>
      </w:pPr>
    </w:lvl>
    <w:lvl w:ilvl="3" w:tentative="0">
      <w:start w:val="1"/>
      <w:numFmt w:val="decimal"/>
      <w:lvlText w:val="%4."/>
      <w:lvlJc w:val="left"/>
      <w:pPr>
        <w:tabs>
          <w:tab w:val="left" w:pos="0"/>
        </w:tabs>
        <w:ind w:left="2836" w:hanging="283"/>
      </w:pPr>
    </w:lvl>
    <w:lvl w:ilvl="4" w:tentative="0">
      <w:start w:val="1"/>
      <w:numFmt w:val="decimal"/>
      <w:lvlText w:val="%5."/>
      <w:lvlJc w:val="left"/>
      <w:pPr>
        <w:tabs>
          <w:tab w:val="left" w:pos="0"/>
        </w:tabs>
        <w:ind w:left="3545" w:hanging="283"/>
      </w:pPr>
    </w:lvl>
    <w:lvl w:ilvl="5" w:tentative="0">
      <w:start w:val="1"/>
      <w:numFmt w:val="decimal"/>
      <w:lvlText w:val="%6."/>
      <w:lvlJc w:val="left"/>
      <w:pPr>
        <w:tabs>
          <w:tab w:val="left" w:pos="0"/>
        </w:tabs>
        <w:ind w:left="4254" w:hanging="283"/>
      </w:pPr>
    </w:lvl>
    <w:lvl w:ilvl="6" w:tentative="0">
      <w:start w:val="1"/>
      <w:numFmt w:val="decimal"/>
      <w:lvlText w:val="%7."/>
      <w:lvlJc w:val="left"/>
      <w:pPr>
        <w:tabs>
          <w:tab w:val="left" w:pos="0"/>
        </w:tabs>
        <w:ind w:left="4963" w:hanging="283"/>
      </w:pPr>
    </w:lvl>
    <w:lvl w:ilvl="7" w:tentative="0">
      <w:start w:val="1"/>
      <w:numFmt w:val="decimal"/>
      <w:lvlText w:val="%8."/>
      <w:lvlJc w:val="left"/>
      <w:pPr>
        <w:tabs>
          <w:tab w:val="left" w:pos="0"/>
        </w:tabs>
        <w:ind w:left="5672" w:hanging="283"/>
      </w:pPr>
    </w:lvl>
    <w:lvl w:ilvl="8" w:tentative="0">
      <w:start w:val="1"/>
      <w:numFmt w:val="decimal"/>
      <w:lvlText w:val="%9."/>
      <w:lvlJc w:val="left"/>
      <w:pPr>
        <w:tabs>
          <w:tab w:val="left" w:pos="0"/>
        </w:tabs>
        <w:ind w:left="6381" w:hanging="283"/>
      </w:pPr>
    </w:lvl>
  </w:abstractNum>
  <w:abstractNum w:abstractNumId="14">
    <w:nsid w:val="53A95316"/>
    <w:multiLevelType w:val="multilevel"/>
    <w:tmpl w:val="53A95316"/>
    <w:lvl w:ilvl="0" w:tentative="0">
      <w:start w:val="1"/>
      <w:numFmt w:val="decimal"/>
      <w:lvlText w:val="%1."/>
      <w:lvlJc w:val="left"/>
      <w:pPr>
        <w:tabs>
          <w:tab w:val="left" w:pos="0"/>
        </w:tabs>
        <w:ind w:left="0" w:firstLine="0"/>
      </w:pPr>
    </w:lvl>
    <w:lvl w:ilvl="1" w:tentative="0">
      <w:start w:val="1"/>
      <w:numFmt w:val="decimal"/>
      <w:lvlText w:val="%2."/>
      <w:lvlJc w:val="left"/>
      <w:pPr>
        <w:tabs>
          <w:tab w:val="left" w:pos="0"/>
        </w:tabs>
        <w:ind w:left="1418" w:hanging="283"/>
      </w:pPr>
    </w:lvl>
    <w:lvl w:ilvl="2" w:tentative="0">
      <w:start w:val="1"/>
      <w:numFmt w:val="decimal"/>
      <w:lvlText w:val="%3."/>
      <w:lvlJc w:val="left"/>
      <w:pPr>
        <w:tabs>
          <w:tab w:val="left" w:pos="0"/>
        </w:tabs>
        <w:ind w:left="2127" w:hanging="283"/>
      </w:pPr>
    </w:lvl>
    <w:lvl w:ilvl="3" w:tentative="0">
      <w:start w:val="1"/>
      <w:numFmt w:val="decimal"/>
      <w:lvlText w:val="%4."/>
      <w:lvlJc w:val="left"/>
      <w:pPr>
        <w:tabs>
          <w:tab w:val="left" w:pos="0"/>
        </w:tabs>
        <w:ind w:left="2836" w:hanging="283"/>
      </w:pPr>
    </w:lvl>
    <w:lvl w:ilvl="4" w:tentative="0">
      <w:start w:val="1"/>
      <w:numFmt w:val="decimal"/>
      <w:lvlText w:val="%5."/>
      <w:lvlJc w:val="left"/>
      <w:pPr>
        <w:tabs>
          <w:tab w:val="left" w:pos="0"/>
        </w:tabs>
        <w:ind w:left="3545" w:hanging="283"/>
      </w:pPr>
    </w:lvl>
    <w:lvl w:ilvl="5" w:tentative="0">
      <w:start w:val="1"/>
      <w:numFmt w:val="decimal"/>
      <w:lvlText w:val="%6."/>
      <w:lvlJc w:val="left"/>
      <w:pPr>
        <w:tabs>
          <w:tab w:val="left" w:pos="0"/>
        </w:tabs>
        <w:ind w:left="4254" w:hanging="283"/>
      </w:pPr>
    </w:lvl>
    <w:lvl w:ilvl="6" w:tentative="0">
      <w:start w:val="1"/>
      <w:numFmt w:val="decimal"/>
      <w:lvlText w:val="%7."/>
      <w:lvlJc w:val="left"/>
      <w:pPr>
        <w:tabs>
          <w:tab w:val="left" w:pos="0"/>
        </w:tabs>
        <w:ind w:left="4963" w:hanging="283"/>
      </w:pPr>
    </w:lvl>
    <w:lvl w:ilvl="7" w:tentative="0">
      <w:start w:val="1"/>
      <w:numFmt w:val="decimal"/>
      <w:lvlText w:val="%8."/>
      <w:lvlJc w:val="left"/>
      <w:pPr>
        <w:tabs>
          <w:tab w:val="left" w:pos="0"/>
        </w:tabs>
        <w:ind w:left="5672" w:hanging="283"/>
      </w:pPr>
    </w:lvl>
    <w:lvl w:ilvl="8" w:tentative="0">
      <w:start w:val="1"/>
      <w:numFmt w:val="decimal"/>
      <w:lvlText w:val="%9."/>
      <w:lvlJc w:val="left"/>
      <w:pPr>
        <w:tabs>
          <w:tab w:val="left" w:pos="0"/>
        </w:tabs>
        <w:ind w:left="6381" w:hanging="283"/>
      </w:pPr>
    </w:lvl>
  </w:abstractNum>
  <w:abstractNum w:abstractNumId="15">
    <w:nsid w:val="634FC8C2"/>
    <w:multiLevelType w:val="multilevel"/>
    <w:tmpl w:val="634FC8C2"/>
    <w:lvl w:ilvl="0" w:tentative="0">
      <w:start w:val="1"/>
      <w:numFmt w:val="decimal"/>
      <w:lvlText w:val="%1."/>
      <w:lvlJc w:val="left"/>
      <w:pPr>
        <w:tabs>
          <w:tab w:val="left" w:pos="0"/>
        </w:tabs>
        <w:ind w:left="0" w:hanging="283"/>
      </w:pPr>
    </w:lvl>
    <w:lvl w:ilvl="1" w:tentative="0">
      <w:start w:val="1"/>
      <w:numFmt w:val="decimal"/>
      <w:lvlText w:val="%2."/>
      <w:lvlJc w:val="left"/>
      <w:pPr>
        <w:tabs>
          <w:tab w:val="left" w:pos="0"/>
        </w:tabs>
        <w:ind w:left="1418" w:hanging="283"/>
      </w:pPr>
    </w:lvl>
    <w:lvl w:ilvl="2" w:tentative="0">
      <w:start w:val="1"/>
      <w:numFmt w:val="decimal"/>
      <w:lvlText w:val="%3."/>
      <w:lvlJc w:val="left"/>
      <w:pPr>
        <w:tabs>
          <w:tab w:val="left" w:pos="0"/>
        </w:tabs>
        <w:ind w:left="2127" w:hanging="283"/>
      </w:pPr>
    </w:lvl>
    <w:lvl w:ilvl="3" w:tentative="0">
      <w:start w:val="1"/>
      <w:numFmt w:val="decimal"/>
      <w:lvlText w:val="%4."/>
      <w:lvlJc w:val="left"/>
      <w:pPr>
        <w:tabs>
          <w:tab w:val="left" w:pos="0"/>
        </w:tabs>
        <w:ind w:left="2836" w:hanging="283"/>
      </w:pPr>
    </w:lvl>
    <w:lvl w:ilvl="4" w:tentative="0">
      <w:start w:val="1"/>
      <w:numFmt w:val="decimal"/>
      <w:lvlText w:val="%5."/>
      <w:lvlJc w:val="left"/>
      <w:pPr>
        <w:tabs>
          <w:tab w:val="left" w:pos="0"/>
        </w:tabs>
        <w:ind w:left="3545" w:hanging="283"/>
      </w:pPr>
    </w:lvl>
    <w:lvl w:ilvl="5" w:tentative="0">
      <w:start w:val="1"/>
      <w:numFmt w:val="decimal"/>
      <w:lvlText w:val="%6."/>
      <w:lvlJc w:val="left"/>
      <w:pPr>
        <w:tabs>
          <w:tab w:val="left" w:pos="0"/>
        </w:tabs>
        <w:ind w:left="4254" w:hanging="283"/>
      </w:pPr>
    </w:lvl>
    <w:lvl w:ilvl="6" w:tentative="0">
      <w:start w:val="1"/>
      <w:numFmt w:val="decimal"/>
      <w:lvlText w:val="%7."/>
      <w:lvlJc w:val="left"/>
      <w:pPr>
        <w:tabs>
          <w:tab w:val="left" w:pos="0"/>
        </w:tabs>
        <w:ind w:left="4963" w:hanging="283"/>
      </w:pPr>
    </w:lvl>
    <w:lvl w:ilvl="7" w:tentative="0">
      <w:start w:val="1"/>
      <w:numFmt w:val="decimal"/>
      <w:lvlText w:val="%8."/>
      <w:lvlJc w:val="left"/>
      <w:pPr>
        <w:tabs>
          <w:tab w:val="left" w:pos="0"/>
        </w:tabs>
        <w:ind w:left="5672" w:hanging="283"/>
      </w:pPr>
    </w:lvl>
    <w:lvl w:ilvl="8" w:tentative="0">
      <w:start w:val="1"/>
      <w:numFmt w:val="decimal"/>
      <w:lvlText w:val="%9."/>
      <w:lvlJc w:val="left"/>
      <w:pPr>
        <w:tabs>
          <w:tab w:val="left" w:pos="0"/>
        </w:tabs>
        <w:ind w:left="6381" w:hanging="283"/>
      </w:pPr>
    </w:lvl>
  </w:abstractNum>
  <w:abstractNum w:abstractNumId="16">
    <w:nsid w:val="77BB07AD"/>
    <w:multiLevelType w:val="multilevel"/>
    <w:tmpl w:val="77BB07AD"/>
    <w:lvl w:ilvl="0" w:tentative="0">
      <w:start w:val="1"/>
      <w:numFmt w:val="decimal"/>
      <w:lvlText w:val="%1."/>
      <w:lvlJc w:val="left"/>
      <w:pPr>
        <w:tabs>
          <w:tab w:val="left" w:pos="0"/>
        </w:tabs>
        <w:ind w:left="0" w:firstLine="0"/>
      </w:pPr>
    </w:lvl>
    <w:lvl w:ilvl="1" w:tentative="0">
      <w:start w:val="1"/>
      <w:numFmt w:val="decimal"/>
      <w:lvlText w:val="%2."/>
      <w:lvlJc w:val="left"/>
      <w:pPr>
        <w:tabs>
          <w:tab w:val="left" w:pos="0"/>
        </w:tabs>
        <w:ind w:left="1418" w:hanging="283"/>
      </w:pPr>
    </w:lvl>
    <w:lvl w:ilvl="2" w:tentative="0">
      <w:start w:val="1"/>
      <w:numFmt w:val="decimal"/>
      <w:lvlText w:val="%3."/>
      <w:lvlJc w:val="left"/>
      <w:pPr>
        <w:tabs>
          <w:tab w:val="left" w:pos="0"/>
        </w:tabs>
        <w:ind w:left="2127" w:hanging="283"/>
      </w:pPr>
    </w:lvl>
    <w:lvl w:ilvl="3" w:tentative="0">
      <w:start w:val="1"/>
      <w:numFmt w:val="decimal"/>
      <w:lvlText w:val="%4."/>
      <w:lvlJc w:val="left"/>
      <w:pPr>
        <w:tabs>
          <w:tab w:val="left" w:pos="0"/>
        </w:tabs>
        <w:ind w:left="2836" w:hanging="283"/>
      </w:pPr>
    </w:lvl>
    <w:lvl w:ilvl="4" w:tentative="0">
      <w:start w:val="1"/>
      <w:numFmt w:val="decimal"/>
      <w:lvlText w:val="%5."/>
      <w:lvlJc w:val="left"/>
      <w:pPr>
        <w:tabs>
          <w:tab w:val="left" w:pos="0"/>
        </w:tabs>
        <w:ind w:left="3545" w:hanging="283"/>
      </w:pPr>
    </w:lvl>
    <w:lvl w:ilvl="5" w:tentative="0">
      <w:start w:val="1"/>
      <w:numFmt w:val="decimal"/>
      <w:lvlText w:val="%6."/>
      <w:lvlJc w:val="left"/>
      <w:pPr>
        <w:tabs>
          <w:tab w:val="left" w:pos="0"/>
        </w:tabs>
        <w:ind w:left="4254" w:hanging="283"/>
      </w:pPr>
    </w:lvl>
    <w:lvl w:ilvl="6" w:tentative="0">
      <w:start w:val="1"/>
      <w:numFmt w:val="decimal"/>
      <w:lvlText w:val="%7."/>
      <w:lvlJc w:val="left"/>
      <w:pPr>
        <w:tabs>
          <w:tab w:val="left" w:pos="0"/>
        </w:tabs>
        <w:ind w:left="4963" w:hanging="283"/>
      </w:pPr>
    </w:lvl>
    <w:lvl w:ilvl="7" w:tentative="0">
      <w:start w:val="1"/>
      <w:numFmt w:val="decimal"/>
      <w:lvlText w:val="%8."/>
      <w:lvlJc w:val="left"/>
      <w:pPr>
        <w:tabs>
          <w:tab w:val="left" w:pos="0"/>
        </w:tabs>
        <w:ind w:left="5672" w:hanging="283"/>
      </w:pPr>
    </w:lvl>
    <w:lvl w:ilvl="8" w:tentative="0">
      <w:start w:val="1"/>
      <w:numFmt w:val="decimal"/>
      <w:lvlText w:val="%9."/>
      <w:lvlJc w:val="left"/>
      <w:pPr>
        <w:tabs>
          <w:tab w:val="left" w:pos="0"/>
        </w:tabs>
        <w:ind w:left="6381" w:hanging="283"/>
      </w:pPr>
    </w:lvl>
  </w:abstractNum>
  <w:num w:numId="1">
    <w:abstractNumId w:val="5"/>
  </w:num>
  <w:num w:numId="2">
    <w:abstractNumId w:val="14"/>
  </w:num>
  <w:num w:numId="3">
    <w:abstractNumId w:val="4"/>
  </w:num>
  <w:num w:numId="4">
    <w:abstractNumId w:val="12"/>
  </w:num>
  <w:num w:numId="5">
    <w:abstractNumId w:val="6"/>
  </w:num>
  <w:num w:numId="6">
    <w:abstractNumId w:val="0"/>
  </w:num>
  <w:num w:numId="7">
    <w:abstractNumId w:val="1"/>
  </w:num>
  <w:num w:numId="8">
    <w:abstractNumId w:val="11"/>
  </w:num>
  <w:num w:numId="9">
    <w:abstractNumId w:val="8"/>
  </w:num>
  <w:num w:numId="10">
    <w:abstractNumId w:val="9"/>
  </w:num>
  <w:num w:numId="11">
    <w:abstractNumId w:val="15"/>
  </w:num>
  <w:num w:numId="12">
    <w:abstractNumId w:val="3"/>
  </w:num>
  <w:num w:numId="13">
    <w:abstractNumId w:val="2"/>
  </w:num>
  <w:num w:numId="14">
    <w:abstractNumId w:val="13"/>
  </w:num>
  <w:num w:numId="15">
    <w:abstractNumId w:val="7"/>
  </w:num>
  <w:num w:numId="16">
    <w:abstractNumId w:val="16"/>
  </w:num>
  <w:num w:numId="17">
    <w:abstractNumId w:val="10"/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Бойков Вадим">
    <w15:presenceInfo w15:providerId="None" w15:userId="Бойков Вадим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50"/>
  <w:bordersDoNotSurroundHeader w:val="0"/>
  <w:bordersDoNotSurroundFooter w:val="0"/>
  <w:documentProtection w:enforcement="0"/>
  <w:defaultTabStop w:val="720"/>
  <w:autoHyphenation/>
  <w:hyphenationZone w:val="0"/>
  <w:drawingGridHorizontalSpacing w:val="126"/>
  <w:drawingGridVerticalSpacing w:val="50"/>
  <w:displayHorizontalDrawingGridEvery w:val="2"/>
  <w:displayVerticalDrawingGridEvery w:val="2"/>
  <w:noPunctuationKerning w:val="1"/>
  <w:hdrShapeDefaults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2"/>
  </w:compat>
  <w:rsids>
    <w:rsidRoot w:val="00172A27"/>
    <w:rsid w:val="09A07543"/>
    <w:rsid w:val="112942F2"/>
    <w:rsid w:val="154C617C"/>
    <w:rsid w:val="197752D7"/>
    <w:rsid w:val="1DBC71D5"/>
    <w:rsid w:val="1E926485"/>
    <w:rsid w:val="28446223"/>
    <w:rsid w:val="2F777FB6"/>
    <w:rsid w:val="3A2425A7"/>
    <w:rsid w:val="3C292359"/>
    <w:rsid w:val="3DBA758C"/>
    <w:rsid w:val="3F8B2D54"/>
    <w:rsid w:val="43E63B89"/>
    <w:rsid w:val="48401016"/>
    <w:rsid w:val="52820387"/>
    <w:rsid w:val="52B20EAD"/>
    <w:rsid w:val="55DF500E"/>
    <w:rsid w:val="5ADC2607"/>
    <w:rsid w:val="5BCE6F88"/>
    <w:rsid w:val="5E4D3BC3"/>
    <w:rsid w:val="73671735"/>
    <w:rsid w:val="7CC8005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zh-CN" w:eastAsia="zh-CN" w:bidi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qFormat="1"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qFormat="1"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qFormat="1" w:unhideWhenUsed="0" w:uiPriority="0" w:semiHidden="0" w:name="toc 3"/>
    <w:lsdException w:qFormat="1"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qFormat="1" w:unhideWhenUsed="0" w:uiPriority="0" w:semiHidden="0" w:name="line number"/>
    <w:lsdException w:qFormat="1" w:unhideWhenUsed="0" w:uiPriority="0" w:semiHidden="0" w:name="page number"/>
    <w:lsdException w:qFormat="1"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qFormat="1"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qFormat="1"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qFormat="1" w:unhideWhenUsed="0" w:uiPriority="0" w:semiHidden="0" w:name="List Number 4"/>
    <w:lsdException w:qFormat="1"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qFormat="1"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qFormat="1"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qFormat="1"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qFormat="1"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qFormat="1" w:unhideWhenUsed="0" w:uiPriority="0" w:semiHidden="0" w:name="HTML Variable"/>
    <w:lsdException w:qFormat="1" w:unhideWhenUsed="0" w:uiPriority="0" w:name="Normal Table"/>
    <w:lsdException w:qFormat="1"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pPr>
      <w:widowControl/>
      <w:suppressAutoHyphens/>
      <w:bidi w:val="0"/>
      <w:spacing w:before="0" w:after="160" w:line="259" w:lineRule="auto"/>
      <w:jc w:val="left"/>
    </w:pPr>
    <w:rPr>
      <w:rFonts w:ascii="Calibri" w:hAnsi="Calibri" w:eastAsia="Calibri" w:cs="Calibri"/>
      <w:color w:val="auto"/>
      <w:kern w:val="0"/>
      <w:sz w:val="28"/>
      <w:szCs w:val="28"/>
      <w:lang w:val="ru-RU" w:eastAsia="zh-CN" w:bidi="hi-IN"/>
    </w:rPr>
  </w:style>
  <w:style w:type="paragraph" w:styleId="2">
    <w:name w:val="heading 1"/>
    <w:basedOn w:val="3"/>
    <w:next w:val="3"/>
    <w:qFormat/>
    <w:uiPriority w:val="0"/>
    <w:pPr>
      <w:keepNext/>
      <w:keepLines/>
      <w:pageBreakBefore/>
      <w:spacing w:before="480" w:after="0" w:line="276" w:lineRule="auto"/>
      <w:jc w:val="center"/>
      <w:outlineLvl w:val="0"/>
    </w:pPr>
    <w:rPr>
      <w:rFonts w:ascii="Times New Roman" w:hAnsi="Times New Roman" w:eastAsia="Liberation Sans" w:cs="Liberation Sans"/>
      <w:b/>
      <w:bCs/>
      <w:color w:val="000000"/>
      <w:sz w:val="30"/>
      <w:szCs w:val="30"/>
    </w:rPr>
  </w:style>
  <w:style w:type="paragraph" w:styleId="4">
    <w:name w:val="heading 2"/>
    <w:basedOn w:val="3"/>
    <w:next w:val="3"/>
    <w:qFormat/>
    <w:uiPriority w:val="0"/>
    <w:pPr>
      <w:keepNext/>
      <w:keepLines/>
      <w:spacing w:before="200" w:after="0" w:line="240" w:lineRule="auto"/>
      <w:jc w:val="center"/>
      <w:outlineLvl w:val="1"/>
    </w:pPr>
    <w:rPr>
      <w:rFonts w:ascii="Times New Roman" w:hAnsi="Times New Roman" w:eastAsia="Liberation Sans" w:cs="Liberation Sans"/>
      <w:color w:val="000000"/>
    </w:rPr>
  </w:style>
  <w:style w:type="paragraph" w:styleId="5">
    <w:name w:val="heading 3"/>
    <w:basedOn w:val="3"/>
    <w:next w:val="3"/>
    <w:qFormat/>
    <w:uiPriority w:val="0"/>
    <w:pPr>
      <w:keepNext/>
      <w:spacing w:before="140" w:after="120" w:line="240" w:lineRule="auto"/>
      <w:outlineLvl w:val="2"/>
    </w:pPr>
    <w:rPr>
      <w:rFonts w:ascii="Times New Roman" w:hAnsi="Times New Roman" w:eastAsia="Liberation Serif" w:cs="Liberation Serif"/>
      <w:b/>
      <w:bCs/>
    </w:rPr>
  </w:style>
  <w:style w:type="paragraph" w:styleId="6">
    <w:name w:val="heading 4"/>
    <w:basedOn w:val="3"/>
    <w:next w:val="3"/>
    <w:qFormat/>
    <w:uiPriority w:val="0"/>
    <w:pPr>
      <w:keepNext/>
      <w:spacing w:before="120" w:after="120" w:line="240" w:lineRule="auto"/>
      <w:outlineLvl w:val="3"/>
    </w:pPr>
    <w:rPr>
      <w:rFonts w:ascii="Times New Roman" w:hAnsi="Times New Roman" w:eastAsia="Liberation Serif" w:cs="Liberation Serif"/>
      <w:b/>
      <w:bCs/>
      <w:szCs w:val="24"/>
    </w:rPr>
  </w:style>
  <w:style w:type="paragraph" w:styleId="7">
    <w:name w:val="heading 5"/>
    <w:basedOn w:val="3"/>
    <w:next w:val="3"/>
    <w:qFormat/>
    <w:uiPriority w:val="0"/>
    <w:pPr>
      <w:keepNext/>
      <w:keepLines/>
      <w:spacing w:before="240" w:after="240" w:line="240" w:lineRule="auto"/>
      <w:outlineLvl w:val="4"/>
    </w:pPr>
    <w:rPr>
      <w:rFonts w:eastAsia="Liberation Serif" w:cs="Liberation Serif"/>
      <w:b/>
      <w:bCs/>
      <w:szCs w:val="24"/>
    </w:rPr>
  </w:style>
  <w:style w:type="paragraph" w:styleId="8">
    <w:name w:val="heading 6"/>
    <w:basedOn w:val="3"/>
    <w:next w:val="3"/>
    <w:qFormat/>
    <w:uiPriority w:val="0"/>
    <w:pPr>
      <w:keepNext/>
      <w:keepLines/>
      <w:pageBreakBefore w:val="0"/>
      <w:spacing w:before="200" w:after="40" w:line="240" w:lineRule="auto"/>
    </w:pPr>
    <w:rPr>
      <w:b/>
      <w:bCs/>
      <w:sz w:val="20"/>
      <w:szCs w:val="20"/>
    </w:rPr>
  </w:style>
  <w:style w:type="character" w:default="1" w:styleId="9">
    <w:name w:val="Default Paragraph Font"/>
    <w:semiHidden/>
    <w:qFormat/>
    <w:uiPriority w:val="0"/>
  </w:style>
  <w:style w:type="table" w:default="1" w:styleId="1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3">
    <w:name w:val="normal1"/>
    <w:qFormat/>
    <w:uiPriority w:val="0"/>
    <w:pPr>
      <w:widowControl/>
      <w:suppressAutoHyphens/>
      <w:bidi w:val="0"/>
      <w:spacing w:before="0" w:after="160" w:line="360" w:lineRule="auto"/>
      <w:ind w:firstLine="560" w:firstLineChars="200"/>
      <w:jc w:val="both"/>
    </w:pPr>
    <w:rPr>
      <w:rFonts w:ascii="Times New Roman" w:hAnsi="Times New Roman" w:eastAsia="Calibri" w:cs="Calibri"/>
      <w:color w:val="auto"/>
      <w:kern w:val="0"/>
      <w:sz w:val="28"/>
      <w:szCs w:val="28"/>
      <w:lang w:val="ru-RU" w:eastAsia="zh-CN" w:bidi="hi-IN"/>
    </w:rPr>
  </w:style>
  <w:style w:type="character" w:styleId="11">
    <w:name w:val="FollowedHyperlink"/>
    <w:basedOn w:val="9"/>
    <w:qFormat/>
    <w:uiPriority w:val="0"/>
    <w:rPr>
      <w:color w:val="800080"/>
      <w:u w:val="single"/>
    </w:rPr>
  </w:style>
  <w:style w:type="character" w:styleId="12">
    <w:name w:val="Hyperlink"/>
    <w:qFormat/>
    <w:uiPriority w:val="0"/>
    <w:rPr>
      <w:color w:val="000080"/>
      <w:u w:val="single"/>
    </w:rPr>
  </w:style>
  <w:style w:type="character" w:styleId="13">
    <w:name w:val="line number"/>
    <w:qFormat/>
    <w:uiPriority w:val="0"/>
  </w:style>
  <w:style w:type="paragraph" w:styleId="14">
    <w:name w:val="caption"/>
    <w:basedOn w:val="1"/>
    <w:qFormat/>
    <w:uiPriority w:val="0"/>
    <w:pPr>
      <w:suppressLineNumbers/>
      <w:spacing w:before="120" w:after="120"/>
    </w:pPr>
    <w:rPr>
      <w:i/>
      <w:iCs/>
      <w:sz w:val="24"/>
      <w:szCs w:val="24"/>
    </w:rPr>
  </w:style>
  <w:style w:type="paragraph" w:styleId="15">
    <w:name w:val="header"/>
    <w:basedOn w:val="16"/>
    <w:qFormat/>
    <w:uiPriority w:val="0"/>
  </w:style>
  <w:style w:type="paragraph" w:customStyle="1" w:styleId="16">
    <w:name w:val="Header and Footer"/>
    <w:basedOn w:val="1"/>
    <w:qFormat/>
    <w:uiPriority w:val="0"/>
  </w:style>
  <w:style w:type="paragraph" w:styleId="17">
    <w:name w:val="Body Text"/>
    <w:basedOn w:val="1"/>
    <w:qFormat/>
    <w:uiPriority w:val="0"/>
    <w:pPr>
      <w:spacing w:before="0" w:after="140" w:line="276" w:lineRule="auto"/>
    </w:pPr>
  </w:style>
  <w:style w:type="paragraph" w:styleId="18">
    <w:name w:val="toc 1"/>
    <w:basedOn w:val="1"/>
    <w:next w:val="1"/>
    <w:uiPriority w:val="0"/>
  </w:style>
  <w:style w:type="paragraph" w:styleId="19">
    <w:name w:val="toc 3"/>
    <w:basedOn w:val="1"/>
    <w:next w:val="1"/>
    <w:qFormat/>
    <w:uiPriority w:val="0"/>
    <w:pPr>
      <w:ind w:left="840" w:leftChars="400"/>
    </w:pPr>
  </w:style>
  <w:style w:type="paragraph" w:styleId="20">
    <w:name w:val="toc 2"/>
    <w:basedOn w:val="1"/>
    <w:next w:val="1"/>
    <w:uiPriority w:val="0"/>
    <w:pPr>
      <w:ind w:left="420" w:leftChars="200"/>
    </w:pPr>
  </w:style>
  <w:style w:type="paragraph" w:styleId="21">
    <w:name w:val="toc 4"/>
    <w:basedOn w:val="1"/>
    <w:next w:val="1"/>
    <w:qFormat/>
    <w:uiPriority w:val="0"/>
    <w:pPr>
      <w:ind w:left="1260" w:leftChars="600"/>
    </w:pPr>
  </w:style>
  <w:style w:type="paragraph" w:styleId="22">
    <w:name w:val="toc 5"/>
    <w:basedOn w:val="1"/>
    <w:next w:val="1"/>
    <w:uiPriority w:val="0"/>
    <w:pPr>
      <w:ind w:left="1680" w:leftChars="800"/>
    </w:pPr>
  </w:style>
  <w:style w:type="paragraph" w:styleId="23">
    <w:name w:val="Title"/>
    <w:basedOn w:val="3"/>
    <w:next w:val="3"/>
    <w:qFormat/>
    <w:uiPriority w:val="0"/>
    <w:pPr>
      <w:keepNext/>
      <w:spacing w:before="240" w:after="120" w:line="240" w:lineRule="auto"/>
      <w:jc w:val="center"/>
    </w:pPr>
    <w:rPr>
      <w:rFonts w:ascii="Liberation Sans" w:hAnsi="Liberation Sans" w:eastAsia="Liberation Sans" w:cs="Liberation Sans"/>
      <w:b/>
      <w:bCs/>
      <w:sz w:val="56"/>
      <w:szCs w:val="56"/>
    </w:rPr>
  </w:style>
  <w:style w:type="paragraph" w:styleId="24">
    <w:name w:val="footer"/>
    <w:basedOn w:val="16"/>
    <w:qFormat/>
    <w:uiPriority w:val="0"/>
  </w:style>
  <w:style w:type="paragraph" w:styleId="25">
    <w:name w:val="List"/>
    <w:basedOn w:val="17"/>
    <w:qFormat/>
    <w:uiPriority w:val="0"/>
  </w:style>
  <w:style w:type="paragraph" w:styleId="26">
    <w:name w:val="Subtitle"/>
    <w:basedOn w:val="3"/>
    <w:next w:val="3"/>
    <w:qFormat/>
    <w:uiPriority w:val="0"/>
    <w:pPr>
      <w:keepNext/>
      <w:keepLines/>
      <w:pageBreakBefore w:val="0"/>
      <w:spacing w:before="360" w:after="80" w:line="240" w:lineRule="auto"/>
    </w:pPr>
    <w:rPr>
      <w:rFonts w:ascii="Georgia" w:hAnsi="Georgia" w:eastAsia="Georgia" w:cs="Georgia"/>
      <w:i/>
      <w:iCs/>
      <w:color w:val="666666"/>
      <w:sz w:val="48"/>
      <w:szCs w:val="48"/>
    </w:rPr>
  </w:style>
  <w:style w:type="character" w:customStyle="1" w:styleId="27">
    <w:name w:val="Ссылка указателя"/>
    <w:qFormat/>
    <w:uiPriority w:val="0"/>
  </w:style>
  <w:style w:type="paragraph" w:customStyle="1" w:styleId="28">
    <w:name w:val="Заголовок"/>
    <w:basedOn w:val="1"/>
    <w:next w:val="17"/>
    <w:qFormat/>
    <w:uiPriority w:val="0"/>
    <w:pPr>
      <w:keepNext/>
      <w:spacing w:before="240" w:after="120"/>
    </w:pPr>
    <w:rPr>
      <w:rFonts w:ascii="Liberation Sans" w:hAnsi="Liberation Sans" w:eastAsia="DejaVu Sans" w:cs="DejaVu Sans"/>
      <w:sz w:val="28"/>
      <w:szCs w:val="28"/>
    </w:rPr>
  </w:style>
  <w:style w:type="paragraph" w:customStyle="1" w:styleId="29">
    <w:name w:val="Указатель1"/>
    <w:basedOn w:val="1"/>
    <w:qFormat/>
    <w:uiPriority w:val="0"/>
    <w:pPr>
      <w:suppressLineNumbers/>
    </w:pPr>
  </w:style>
  <w:style w:type="paragraph" w:customStyle="1" w:styleId="30">
    <w:name w:val="Содержимое врезки"/>
    <w:basedOn w:val="1"/>
    <w:qFormat/>
    <w:uiPriority w:val="0"/>
  </w:style>
  <w:style w:type="table" w:customStyle="1" w:styleId="31">
    <w:name w:val="TableNormal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9" Type="http://schemas.microsoft.com/office/2011/relationships/people" Target="people.xml"/><Relationship Id="rId28" Type="http://schemas.openxmlformats.org/officeDocument/2006/relationships/fontTable" Target="fontTable.xml"/><Relationship Id="rId27" Type="http://schemas.openxmlformats.org/officeDocument/2006/relationships/numbering" Target="numbering.xml"/><Relationship Id="rId26" Type="http://schemas.openxmlformats.org/officeDocument/2006/relationships/customXml" Target="../customXml/item1.xml"/><Relationship Id="rId25" Type="http://schemas.openxmlformats.org/officeDocument/2006/relationships/image" Target="media/image8.png"/><Relationship Id="rId24" Type="http://schemas.openxmlformats.org/officeDocument/2006/relationships/image" Target="media/image7.png"/><Relationship Id="rId23" Type="http://schemas.openxmlformats.org/officeDocument/2006/relationships/image" Target="media/image6.png"/><Relationship Id="rId22" Type="http://schemas.openxmlformats.org/officeDocument/2006/relationships/image" Target="media/image5.png"/><Relationship Id="rId21" Type="http://schemas.openxmlformats.org/officeDocument/2006/relationships/image" Target="media/image4.png"/><Relationship Id="rId20" Type="http://schemas.openxmlformats.org/officeDocument/2006/relationships/image" Target="media/image3.png"/><Relationship Id="rId2" Type="http://schemas.openxmlformats.org/officeDocument/2006/relationships/settings" Target="settings.xml"/><Relationship Id="rId19" Type="http://schemas.openxmlformats.org/officeDocument/2006/relationships/image" Target="media/image2.png"/><Relationship Id="rId18" Type="http://schemas.openxmlformats.org/officeDocument/2006/relationships/image" Target="media/image1.png"/><Relationship Id="rId17" Type="http://schemas.openxmlformats.org/officeDocument/2006/relationships/theme" Target="theme/theme1.xml"/><Relationship Id="rId16" Type="http://schemas.openxmlformats.org/officeDocument/2006/relationships/footer" Target="footer6.xml"/><Relationship Id="rId15" Type="http://schemas.openxmlformats.org/officeDocument/2006/relationships/footer" Target="footer5.xml"/><Relationship Id="rId14" Type="http://schemas.openxmlformats.org/officeDocument/2006/relationships/footer" Target="footer4.xml"/><Relationship Id="rId13" Type="http://schemas.openxmlformats.org/officeDocument/2006/relationships/header" Target="header6.xml"/><Relationship Id="rId12" Type="http://schemas.openxmlformats.org/officeDocument/2006/relationships/header" Target="header5.xml"/><Relationship Id="rId11" Type="http://schemas.openxmlformats.org/officeDocument/2006/relationships/header" Target="header4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</a:majorFont>
      <a:minorFont>
        <a:latin typeface="Cambria"/>
        <a:ea typeface=""/>
        <a:cs typeface="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2050" textRotate="1"/>
    <customShpInfo spid="_x0000_s1026" textRotate="1"/>
    <customShpInfo spid="_x0000_s2051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47</Pages>
  <Words>5818</Words>
  <Characters>44232</Characters>
  <Paragraphs>390</Paragraphs>
  <TotalTime>1</TotalTime>
  <ScaleCrop>false</ScaleCrop>
  <LinksUpToDate>false</LinksUpToDate>
  <CharactersWithSpaces>50947</CharactersWithSpaces>
  <Application>WPS Office_12.2.0.23196_F1E327BC-269C-435d-A152-05C5408002CA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2026-01-10T13:01:00Z</dcterms:created>
  <dc:creator>uzver</dc:creator>
  <cp:lastModifiedBy>uzver</cp:lastModifiedBy>
  <dcterms:modified xsi:type="dcterms:W3CDTF">2026-01-11T11:17:15Z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BCB2E36E77E945C3BB4751E10F338E76_13</vt:lpwstr>
  </property>
  <property fmtid="{D5CDD505-2E9C-101B-9397-08002B2CF9AE}" pid="3" name="KSOProductBuildVer">
    <vt:lpwstr>1049-12.2.0.23196</vt:lpwstr>
  </property>
</Properties>
</file>